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FF197" w14:textId="69827BC9" w:rsidR="00323130" w:rsidRPr="00B536C1" w:rsidRDefault="00DA33B1" w:rsidP="00817E3D">
      <w:pPr>
        <w:spacing w:after="0" w:line="240" w:lineRule="auto"/>
        <w:ind w:firstLine="720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drawing>
          <wp:anchor distT="0" distB="0" distL="114300" distR="114300" simplePos="0" relativeHeight="251658247" behindDoc="0" locked="0" layoutInCell="1" allowOverlap="1" wp14:anchorId="250C758D" wp14:editId="51273E01">
            <wp:simplePos x="0" y="0"/>
            <wp:positionH relativeFrom="margin">
              <wp:align>left</wp:align>
            </wp:positionH>
            <wp:positionV relativeFrom="paragraph">
              <wp:posOffset>-64354</wp:posOffset>
            </wp:positionV>
            <wp:extent cx="776832" cy="573347"/>
            <wp:effectExtent l="0" t="0" r="4445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32" cy="57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D8E"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t>แบบฟอร์มการเขียนข้อเสนอโครงการรางวัลนวัตกรรมแห่งประเทศไทย ครั้งที่ 2</w:t>
      </w:r>
      <w:r w:rsidR="0028477D"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t>3</w:t>
      </w:r>
      <w:r w:rsidR="00D55D8E"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t xml:space="preserve"> (พ.ศ.256</w:t>
      </w:r>
      <w:r w:rsidR="0028477D"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t>6</w:t>
      </w:r>
      <w:r w:rsidR="00D55D8E"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t>)</w:t>
      </w:r>
    </w:p>
    <w:p w14:paraId="318FF198" w14:textId="40D71244" w:rsidR="00323130" w:rsidRPr="00B536C1" w:rsidRDefault="00323130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</w:p>
    <w:p w14:paraId="318FF199" w14:textId="009271FB" w:rsidR="00323130" w:rsidRPr="00B536C1" w:rsidRDefault="0080143D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 w:rsidRPr="00B536C1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034DAEED" wp14:editId="52FCF658">
                <wp:simplePos x="0" y="0"/>
                <wp:positionH relativeFrom="column">
                  <wp:posOffset>-56846</wp:posOffset>
                </wp:positionH>
                <wp:positionV relativeFrom="paragraph">
                  <wp:posOffset>186359</wp:posOffset>
                </wp:positionV>
                <wp:extent cx="182880" cy="190831"/>
                <wp:effectExtent l="19050" t="19050" r="26670" b="19050"/>
                <wp:wrapNone/>
                <wp:docPr id="501097699" name="ตัวเชื่อมต่อตรง 501097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19083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E9B479" id="ตัวเชื่อมต่อตรง 501097699" o:spid="_x0000_s1026" style="position:absolute;flip:y;z-index:2515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14.65pt" to="9.9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" strokecolor="#c0504d [3205]" strokeweight="2.25pt"/>
            </w:pict>
          </mc:Fallback>
        </mc:AlternateContent>
      </w:r>
      <w:r w:rsidR="00D94F67" w:rsidRPr="00B536C1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528192" behindDoc="0" locked="0" layoutInCell="1" hidden="0" allowOverlap="1" wp14:anchorId="318FF1D7" wp14:editId="553F2613">
            <wp:simplePos x="0" y="0"/>
            <wp:positionH relativeFrom="leftMargin">
              <wp:posOffset>592014</wp:posOffset>
            </wp:positionH>
            <wp:positionV relativeFrom="paragraph">
              <wp:posOffset>243840</wp:posOffset>
            </wp:positionV>
            <wp:extent cx="212090" cy="212090"/>
            <wp:effectExtent l="0" t="0" r="0" b="0"/>
            <wp:wrapNone/>
            <wp:docPr id="24" name="รูปภาพ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90" cy="21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8FF19A" w14:textId="49FA4FAF" w:rsidR="00323130" w:rsidRPr="00B536C1" w:rsidRDefault="00961053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 w:rsidRPr="00B536C1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6C6F6FC5" wp14:editId="38CB3E00">
                <wp:simplePos x="0" y="0"/>
                <wp:positionH relativeFrom="column">
                  <wp:posOffset>3984598</wp:posOffset>
                </wp:positionH>
                <wp:positionV relativeFrom="paragraph">
                  <wp:posOffset>222968</wp:posOffset>
                </wp:positionV>
                <wp:extent cx="182880" cy="190831"/>
                <wp:effectExtent l="19050" t="19050" r="26670" b="19050"/>
                <wp:wrapNone/>
                <wp:docPr id="788157328" name="ตัวเชื่อมต่อตรง 788157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19083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F1187B" id="ตัวเชื่อมต่อตรง 788157328" o:spid="_x0000_s1026" style="position:absolute;flip:y;z-index:2515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75pt,17.55pt" to="328.15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" strokecolor="#c0504d [3205]" strokeweight="2.25pt"/>
            </w:pict>
          </mc:Fallback>
        </mc:AlternateContent>
      </w:r>
      <w:r w:rsidR="00F116E0" w:rsidRPr="00B536C1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532288" behindDoc="0" locked="0" layoutInCell="1" hidden="0" allowOverlap="1" wp14:anchorId="5A39D22A" wp14:editId="42F733DB">
            <wp:simplePos x="0" y="0"/>
            <wp:positionH relativeFrom="column">
              <wp:posOffset>3222625</wp:posOffset>
            </wp:positionH>
            <wp:positionV relativeFrom="paragraph">
              <wp:posOffset>10795</wp:posOffset>
            </wp:positionV>
            <wp:extent cx="212090" cy="212090"/>
            <wp:effectExtent l="0" t="0" r="0" b="0"/>
            <wp:wrapNone/>
            <wp:docPr id="1" name="รูปภาพ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90" cy="21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94F67" w:rsidRPr="00B536C1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529216" behindDoc="0" locked="0" layoutInCell="1" hidden="0" allowOverlap="1" wp14:anchorId="318FF1D9" wp14:editId="387F2EEE">
            <wp:simplePos x="0" y="0"/>
            <wp:positionH relativeFrom="column">
              <wp:posOffset>1519113</wp:posOffset>
            </wp:positionH>
            <wp:positionV relativeFrom="paragraph">
              <wp:posOffset>10160</wp:posOffset>
            </wp:positionV>
            <wp:extent cx="212090" cy="212090"/>
            <wp:effectExtent l="0" t="0" r="0" b="0"/>
            <wp:wrapNone/>
            <wp:docPr id="23" name="รูปภาพ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90" cy="21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94F67" w:rsidRPr="00B536C1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    </w:t>
      </w:r>
      <w:r w:rsidR="00D55D8E" w:rsidRPr="00B536C1">
        <w:rPr>
          <w:rFonts w:ascii="TH SarabunPSK" w:eastAsia="Angsana New" w:hAnsi="TH SarabunPSK" w:cs="TH SarabunPSK" w:hint="cs"/>
          <w:noProof/>
          <w:sz w:val="32"/>
          <w:szCs w:val="32"/>
        </w:rPr>
        <w:t>ระดับปริญญาตรี/ปวส.</w:t>
      </w:r>
      <w:r w:rsidR="00D55D8E" w:rsidRPr="00B536C1">
        <w:rPr>
          <w:rFonts w:ascii="TH SarabunPSK" w:eastAsia="Angsana New" w:hAnsi="TH SarabunPSK" w:cs="TH SarabunPSK" w:hint="cs"/>
          <w:noProof/>
          <w:sz w:val="32"/>
          <w:szCs w:val="32"/>
        </w:rPr>
        <w:tab/>
        <w:t>ระดับมัธยมปลาย/ปวช.</w:t>
      </w:r>
      <w:r w:rsidR="00286A79"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            อื่น ๆ .....(โปรดระบุ)....</w:t>
      </w:r>
    </w:p>
    <w:p w14:paraId="318FF19B" w14:textId="1A9B117B" w:rsidR="00323130" w:rsidRPr="00B536C1" w:rsidRDefault="00D94F67" w:rsidP="00817E3D">
      <w:pPr>
        <w:spacing w:after="0" w:line="240" w:lineRule="auto"/>
        <w:ind w:firstLine="720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  <w:r w:rsidRPr="00B536C1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531264" behindDoc="0" locked="0" layoutInCell="1" hidden="0" allowOverlap="1" wp14:anchorId="318FF1DD" wp14:editId="44F133E1">
            <wp:simplePos x="0" y="0"/>
            <wp:positionH relativeFrom="column">
              <wp:posOffset>3881755</wp:posOffset>
            </wp:positionH>
            <wp:positionV relativeFrom="paragraph">
              <wp:posOffset>13970</wp:posOffset>
            </wp:positionV>
            <wp:extent cx="212090" cy="212090"/>
            <wp:effectExtent l="0" t="0" r="0" b="0"/>
            <wp:wrapNone/>
            <wp:docPr id="20" name="รูปภาพ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90" cy="21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B536C1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530240" behindDoc="0" locked="0" layoutInCell="1" hidden="0" allowOverlap="1" wp14:anchorId="318FF1DB" wp14:editId="669AF3F3">
            <wp:simplePos x="0" y="0"/>
            <wp:positionH relativeFrom="margin">
              <wp:posOffset>127221</wp:posOffset>
            </wp:positionH>
            <wp:positionV relativeFrom="paragraph">
              <wp:posOffset>4721</wp:posOffset>
            </wp:positionV>
            <wp:extent cx="212090" cy="212090"/>
            <wp:effectExtent l="0" t="0" r="0" b="0"/>
            <wp:wrapNone/>
            <wp:docPr id="21" name="รูปภาพ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90" cy="21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55D8E" w:rsidRPr="00B536C1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มีผลงานใหม่ที่เป็นผลิตภัณฑ์ สิ่งประดิษฐ์ หรือกระบวนการใหม่        </w:t>
      </w:r>
      <w:r w:rsidR="0090052F"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  </w:t>
      </w:r>
      <w:r w:rsidR="00D55D8E" w:rsidRPr="00B536C1">
        <w:rPr>
          <w:rFonts w:ascii="TH SarabunPSK" w:eastAsia="Angsana New" w:hAnsi="TH SarabunPSK" w:cs="TH SarabunPSK" w:hint="cs"/>
          <w:noProof/>
          <w:sz w:val="32"/>
          <w:szCs w:val="32"/>
        </w:rPr>
        <w:t>แนวคิดที่จะพัฒนา</w:t>
      </w:r>
      <w:r w:rsidR="008E66AF" w:rsidRPr="00B536C1">
        <w:rPr>
          <w:rFonts w:ascii="TH SarabunPSK" w:eastAsia="Angsana New" w:hAnsi="TH SarabunPSK" w:cs="TH SarabunPSK" w:hint="cs"/>
          <w:noProof/>
          <w:sz w:val="32"/>
          <w:szCs w:val="32"/>
        </w:rPr>
        <w:t>/</w:t>
      </w:r>
      <w:r w:rsidR="00D55D8E" w:rsidRPr="00B536C1">
        <w:rPr>
          <w:rFonts w:ascii="TH SarabunPSK" w:eastAsia="Angsana New" w:hAnsi="TH SarabunPSK" w:cs="TH SarabunPSK" w:hint="cs"/>
          <w:noProof/>
          <w:sz w:val="32"/>
          <w:szCs w:val="32"/>
        </w:rPr>
        <w:t>ต่อยอดผลงาน</w:t>
      </w:r>
      <w:r w:rsidR="00286A79"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เดิม</w:t>
      </w:r>
    </w:p>
    <w:p w14:paraId="0643A6CD" w14:textId="5097C517" w:rsidR="00E43743" w:rsidRPr="00B536C1" w:rsidRDefault="00E43743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318FF19C" w14:textId="0354D1D8" w:rsidR="00323130" w:rsidRPr="00B536C1" w:rsidRDefault="00D55D8E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t>ชื่อผลงาน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 </w:t>
      </w:r>
      <w:r w:rsidR="00ED2D62">
        <w:rPr>
          <w:rFonts w:ascii="TH SarabunPSK" w:eastAsia="Angsana New" w:hAnsi="TH SarabunPSK" w:cs="TH SarabunPSK"/>
          <w:noProof/>
          <w:sz w:val="32"/>
          <w:szCs w:val="32"/>
        </w:rPr>
        <w:t>P’Dairy</w:t>
      </w:r>
    </w:p>
    <w:p w14:paraId="28CBA238" w14:textId="379E3A85" w:rsidR="00385640" w:rsidRPr="00B536C1" w:rsidRDefault="00385640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  <w:cs/>
        </w:rPr>
      </w:pPr>
      <w:r w:rsidRPr="00B536C1">
        <w:rPr>
          <w:rFonts w:ascii="TH SarabunPSK" w:eastAsia="Angsana New" w:hAnsi="TH SarabunPSK" w:cs="TH SarabunPSK" w:hint="cs"/>
          <w:b/>
          <w:bCs/>
          <w:noProof/>
          <w:sz w:val="32"/>
          <w:szCs w:val="32"/>
        </w:rPr>
        <w:t>ชื่อสถาบันการศึกษา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 (ที่ส่งเข้าประกวด)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 </w:t>
      </w:r>
      <w:r w:rsidR="00DB318C"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มหาวิทยาลัยเกษตรศาสตร์</w:t>
      </w:r>
    </w:p>
    <w:p w14:paraId="796B8A21" w14:textId="329C0F10" w:rsidR="00385640" w:rsidRPr="00B536C1" w:rsidRDefault="00385640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b/>
          <w:bCs/>
          <w:noProof/>
          <w:sz w:val="32"/>
          <w:szCs w:val="32"/>
        </w:rPr>
        <w:t>ที่อยู่สถาบันการศึกษา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 (ที่ส่งเข้าประกวด)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 </w:t>
      </w:r>
      <w:r w:rsidR="00D62902" w:rsidRPr="00B536C1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50 </w:t>
      </w:r>
      <w:r w:rsidR="00D62902"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ถนน งามวงศ์วาน แขวงลาดยาว เขตจตุจักร กรุงเทพมหานคร </w:t>
      </w:r>
      <w:r w:rsidR="00D62902" w:rsidRPr="00B536C1">
        <w:rPr>
          <w:rFonts w:ascii="TH SarabunPSK" w:eastAsia="Angsana New" w:hAnsi="TH SarabunPSK" w:cs="TH SarabunPSK" w:hint="cs"/>
          <w:noProof/>
          <w:sz w:val="32"/>
          <w:szCs w:val="32"/>
        </w:rPr>
        <w:t>10900</w:t>
      </w:r>
    </w:p>
    <w:p w14:paraId="1B68F4A1" w14:textId="5488A40F" w:rsidR="00E43743" w:rsidRPr="00B536C1" w:rsidRDefault="00E43743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318FF19D" w14:textId="1D156EF2" w:rsidR="00323130" w:rsidRPr="00B536C1" w:rsidRDefault="00D55D8E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t>ข้อมูลผู้สมัคร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 (สมัครเดี่ยวหรือเป็นทีมที่ไม่เกิน 3 คน)</w:t>
      </w:r>
    </w:p>
    <w:p w14:paraId="318FF19E" w14:textId="360E6545" w:rsidR="00323130" w:rsidRPr="00B536C1" w:rsidRDefault="00D55D8E" w:rsidP="00817E3D">
      <w:pPr>
        <w:pStyle w:val="a7"/>
        <w:numPr>
          <w:ilvl w:val="0"/>
          <w:numId w:val="1"/>
        </w:numP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/>
          <w:noProof/>
          <w:sz w:val="32"/>
          <w:szCs w:val="32"/>
        </w:rPr>
        <w:t>ชื่อ</w:t>
      </w:r>
      <w:r w:rsidR="0080143D" w:rsidRPr="00B536C1">
        <w:rPr>
          <w:rFonts w:ascii="TH SarabunPSK" w:eastAsia="Angsana New" w:hAnsi="TH SarabunPSK" w:cs="TH SarabunPSK"/>
          <w:noProof/>
          <w:sz w:val="32"/>
          <w:szCs w:val="32"/>
        </w:rPr>
        <w:t xml:space="preserve"> </w:t>
      </w:r>
      <w:r w:rsidR="0080143D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>นายพงศภัค</w:t>
      </w:r>
      <w:r w:rsidR="70BBADA4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Pr="00B536C1">
        <w:rPr>
          <w:rFonts w:ascii="TH SarabunPSK" w:eastAsia="Angsana New" w:hAnsi="TH SarabunPSK" w:cs="TH SarabunPSK"/>
          <w:noProof/>
          <w:sz w:val="32"/>
          <w:szCs w:val="32"/>
        </w:rPr>
        <w:t xml:space="preserve">สกุล </w:t>
      </w:r>
      <w:r w:rsidR="0080143D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>เอกฉาย</w:t>
      </w:r>
      <w:r w:rsidR="001061E9" w:rsidRPr="00B536C1">
        <w:rPr>
          <w:rFonts w:ascii="TH SarabunPSK" w:eastAsia="Angsana New" w:hAnsi="TH SarabunPSK" w:cs="TH SarabunPSK"/>
          <w:noProof/>
          <w:sz w:val="32"/>
          <w:szCs w:val="32"/>
        </w:rPr>
        <w:t xml:space="preserve"> </w:t>
      </w:r>
      <w:r w:rsidR="001061E9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>ชื่อเล่น</w:t>
      </w:r>
      <w:r w:rsidR="0080143D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ไอ </w:t>
      </w:r>
      <w:r w:rsidRPr="00B536C1">
        <w:rPr>
          <w:rFonts w:ascii="TH SarabunPSK" w:eastAsia="Angsana New" w:hAnsi="TH SarabunPSK" w:cs="TH SarabunPSK"/>
          <w:noProof/>
          <w:sz w:val="32"/>
          <w:szCs w:val="32"/>
        </w:rPr>
        <w:t>อายุ</w:t>
      </w:r>
      <w:r w:rsidR="68B3FFB9" w:rsidRPr="00B536C1">
        <w:rPr>
          <w:rFonts w:ascii="TH SarabunPSK" w:eastAsia="Angsana New" w:hAnsi="TH SarabunPSK" w:cs="TH SarabunPSK"/>
          <w:noProof/>
          <w:sz w:val="32"/>
          <w:szCs w:val="32"/>
        </w:rPr>
        <w:t xml:space="preserve"> </w:t>
      </w:r>
      <w:r w:rsidR="0080143D" w:rsidRPr="00B536C1">
        <w:rPr>
          <w:rFonts w:ascii="TH SarabunPSK" w:eastAsia="Angsana New" w:hAnsi="TH SarabunPSK" w:cs="TH SarabunPSK"/>
          <w:noProof/>
          <w:sz w:val="32"/>
          <w:szCs w:val="32"/>
        </w:rPr>
        <w:t>19</w:t>
      </w:r>
      <w:r w:rsidR="003A418B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="0080143D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ปี </w:t>
      </w:r>
      <w:r w:rsidRPr="00B536C1">
        <w:rPr>
          <w:rFonts w:ascii="TH SarabunPSK" w:eastAsia="Angsana New" w:hAnsi="TH SarabunPSK" w:cs="TH SarabunPSK"/>
          <w:noProof/>
          <w:sz w:val="32"/>
          <w:szCs w:val="32"/>
        </w:rPr>
        <w:t>ชั้นปีที่</w:t>
      </w:r>
      <w:r w:rsidR="003A418B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="0080143D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="0080143D" w:rsidRPr="00B536C1">
        <w:rPr>
          <w:rFonts w:ascii="TH SarabunPSK" w:eastAsia="Angsana New" w:hAnsi="TH SarabunPSK" w:cs="TH SarabunPSK"/>
          <w:noProof/>
          <w:sz w:val="32"/>
          <w:szCs w:val="32"/>
        </w:rPr>
        <w:t>1</w:t>
      </w:r>
      <w:r w:rsidR="58515B2B" w:rsidRPr="00B536C1">
        <w:rPr>
          <w:rFonts w:ascii="TH SarabunPSK" w:eastAsia="Angsana New" w:hAnsi="TH SarabunPSK" w:cs="TH SarabunPSK"/>
          <w:noProof/>
          <w:sz w:val="32"/>
          <w:szCs w:val="32"/>
        </w:rPr>
        <w:t xml:space="preserve"> </w:t>
      </w:r>
      <w:r w:rsidR="002F2A22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สถาบันการศึกษา</w:t>
      </w:r>
      <w:r w:rsidR="0080143D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มหาวิทยาลัยเกษตรศ</w:t>
      </w:r>
      <w:r w:rsidR="003A418B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>า</w:t>
      </w:r>
      <w:r w:rsidR="0080143D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>สตร์</w:t>
      </w:r>
      <w:r w:rsidR="003A418B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="00BE5806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>โ</w:t>
      </w:r>
      <w:r w:rsidRPr="00B536C1">
        <w:rPr>
          <w:rFonts w:ascii="TH SarabunPSK" w:eastAsia="Angsana New" w:hAnsi="TH SarabunPSK" w:cs="TH SarabunPSK"/>
          <w:noProof/>
          <w:sz w:val="32"/>
          <w:szCs w:val="32"/>
        </w:rPr>
        <w:t>ทรศัพท์</w:t>
      </w:r>
      <w:r w:rsidR="00271435" w:rsidRPr="00B536C1">
        <w:rPr>
          <w:rFonts w:ascii="TH SarabunPSK" w:eastAsia="Angsana New" w:hAnsi="TH SarabunPSK" w:cs="TH SarabunPSK"/>
          <w:noProof/>
          <w:sz w:val="32"/>
          <w:szCs w:val="32"/>
        </w:rPr>
        <w:t xml:space="preserve"> </w:t>
      </w:r>
      <w:r w:rsidR="0080143D" w:rsidRPr="00B536C1">
        <w:rPr>
          <w:rFonts w:ascii="TH SarabunPSK" w:eastAsia="Angsana New" w:hAnsi="TH SarabunPSK" w:cs="TH SarabunPSK"/>
          <w:noProof/>
          <w:sz w:val="32"/>
          <w:szCs w:val="32"/>
        </w:rPr>
        <w:t xml:space="preserve"> 080-5254861</w:t>
      </w:r>
      <w:r w:rsidR="0080143D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="003A418B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 </w:t>
      </w:r>
      <w:r w:rsidR="002F2A22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Pr="00B536C1">
        <w:rPr>
          <w:rFonts w:ascii="TH SarabunPSK" w:eastAsia="Angsana New" w:hAnsi="TH SarabunPSK" w:cs="TH SarabunPSK"/>
          <w:noProof/>
          <w:sz w:val="32"/>
          <w:szCs w:val="32"/>
        </w:rPr>
        <w:t>E-mail</w:t>
      </w:r>
      <w:r w:rsidR="0080143D" w:rsidRPr="00B536C1">
        <w:rPr>
          <w:rFonts w:ascii="TH SarabunPSK" w:eastAsia="Angsana New" w:hAnsi="TH SarabunPSK" w:cs="TH SarabunPSK"/>
          <w:noProof/>
          <w:sz w:val="32"/>
          <w:szCs w:val="32"/>
        </w:rPr>
        <w:t xml:space="preserve"> pongsapuck.e@ku.th</w:t>
      </w:r>
    </w:p>
    <w:p w14:paraId="79565D61" w14:textId="2D409AFB" w:rsidR="004D6C1E" w:rsidRPr="00B536C1" w:rsidRDefault="00093863" w:rsidP="00817E3D">
      <w:pPr>
        <w:pStyle w:val="a7"/>
        <w:numPr>
          <w:ilvl w:val="0"/>
          <w:numId w:val="1"/>
        </w:numP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/>
          <w:noProof/>
          <w:sz w:val="32"/>
          <w:szCs w:val="32"/>
        </w:rPr>
        <w:t>ชื่อ</w:t>
      </w:r>
      <w:r w:rsidR="003A418B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นายรัญชน์</w:t>
      </w:r>
      <w:r w:rsidRPr="00B536C1">
        <w:rPr>
          <w:rFonts w:ascii="TH SarabunPSK" w:eastAsia="Angsana New" w:hAnsi="TH SarabunPSK" w:cs="TH SarabunPSK"/>
          <w:noProof/>
          <w:sz w:val="32"/>
          <w:szCs w:val="32"/>
        </w:rPr>
        <w:t xml:space="preserve"> สกุล </w:t>
      </w:r>
      <w:r w:rsidR="003A418B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>นาคจีน</w:t>
      </w:r>
      <w:r w:rsidRPr="00B536C1">
        <w:rPr>
          <w:rFonts w:ascii="TH SarabunPSK" w:eastAsia="Angsana New" w:hAnsi="TH SarabunPSK" w:cs="TH SarabunPSK"/>
          <w:noProof/>
          <w:sz w:val="32"/>
          <w:szCs w:val="32"/>
        </w:rPr>
        <w:t xml:space="preserve"> </w:t>
      </w:r>
      <w:r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>ชื่อเล่น</w:t>
      </w:r>
      <w:r w:rsidR="003A418B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รัน </w:t>
      </w:r>
      <w:r w:rsidR="003A418B" w:rsidRPr="00B536C1">
        <w:rPr>
          <w:rFonts w:ascii="TH SarabunPSK" w:eastAsia="Angsana New" w:hAnsi="TH SarabunPSK" w:cs="TH SarabunPSK"/>
          <w:noProof/>
          <w:sz w:val="32"/>
          <w:szCs w:val="32"/>
        </w:rPr>
        <w:t>อายุ</w:t>
      </w:r>
      <w:r w:rsidR="003A418B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  </w:t>
      </w:r>
      <w:r w:rsidR="003A418B" w:rsidRPr="00B536C1">
        <w:rPr>
          <w:rFonts w:ascii="TH SarabunPSK" w:eastAsia="Angsana New" w:hAnsi="TH SarabunPSK" w:cs="TH SarabunPSK"/>
          <w:noProof/>
          <w:sz w:val="32"/>
          <w:szCs w:val="32"/>
        </w:rPr>
        <w:t xml:space="preserve">19 </w:t>
      </w:r>
      <w:r w:rsidR="003A418B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ปี </w:t>
      </w:r>
      <w:r w:rsidR="003A418B" w:rsidRPr="00B536C1">
        <w:rPr>
          <w:rFonts w:ascii="TH SarabunPSK" w:eastAsia="Angsana New" w:hAnsi="TH SarabunPSK" w:cs="TH SarabunPSK"/>
          <w:noProof/>
          <w:sz w:val="32"/>
          <w:szCs w:val="32"/>
        </w:rPr>
        <w:t>ชั้นปีที่</w:t>
      </w:r>
      <w:r w:rsidR="003A418B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="003A418B" w:rsidRPr="00B536C1">
        <w:rPr>
          <w:rFonts w:ascii="TH SarabunPSK" w:eastAsia="Angsana New" w:hAnsi="TH SarabunPSK" w:cs="TH SarabunPSK"/>
          <w:noProof/>
          <w:sz w:val="32"/>
          <w:szCs w:val="32"/>
        </w:rPr>
        <w:t>1</w:t>
      </w:r>
      <w:r w:rsidR="7DF623CE" w:rsidRPr="00B536C1">
        <w:rPr>
          <w:rFonts w:ascii="TH SarabunPSK" w:eastAsia="Angsana New" w:hAnsi="TH SarabunPSK" w:cs="TH SarabunPSK"/>
          <w:noProof/>
          <w:sz w:val="32"/>
          <w:szCs w:val="32"/>
        </w:rPr>
        <w:t xml:space="preserve"> </w:t>
      </w:r>
      <w:r w:rsidR="003A418B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>สถาบันการศึกษา มหาวิทยาลัยเกษตรศาสตร์</w:t>
      </w:r>
      <w:r w:rsidR="004D6C1E" w:rsidRPr="00B536C1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โทรศัพท์ </w:t>
      </w:r>
      <w:r w:rsidR="004D6C1E" w:rsidRPr="00B536C1">
        <w:rPr>
          <w:rFonts w:ascii="TH SarabunPSK" w:eastAsia="Angsana New" w:hAnsi="TH SarabunPSK" w:cs="TH SarabunPSK"/>
          <w:noProof/>
          <w:sz w:val="32"/>
          <w:szCs w:val="32"/>
        </w:rPr>
        <w:t xml:space="preserve">0880986831 </w:t>
      </w:r>
      <w:r w:rsidR="00B536C1">
        <w:rPr>
          <w:rFonts w:ascii="TH SarabunPSK" w:eastAsia="Angsana New" w:hAnsi="TH SarabunPSK" w:cs="TH SarabunPSK"/>
          <w:noProof/>
          <w:sz w:val="32"/>
          <w:szCs w:val="32"/>
        </w:rPr>
        <w:t>E-mail</w:t>
      </w:r>
      <w:r w:rsidR="004D6C1E" w:rsidRPr="00B536C1">
        <w:rPr>
          <w:rFonts w:ascii="TH SarabunPSK" w:eastAsia="Angsana New" w:hAnsi="TH SarabunPSK" w:cs="TH SarabunPSK"/>
          <w:noProof/>
          <w:sz w:val="32"/>
          <w:szCs w:val="32"/>
        </w:rPr>
        <w:t xml:space="preserve"> run.nak@ku.th </w:t>
      </w:r>
    </w:p>
    <w:p w14:paraId="04DF8F80" w14:textId="2F2A4221" w:rsidR="00093863" w:rsidRPr="00B536C1" w:rsidRDefault="5D489667" w:rsidP="00817E3D">
      <w:pPr>
        <w:pStyle w:val="a7"/>
        <w:numPr>
          <w:ilvl w:val="0"/>
          <w:numId w:val="1"/>
        </w:numP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bookmarkStart w:id="0" w:name="_Hlk134831318"/>
      <w:r w:rsidRPr="00B536C1">
        <w:rPr>
          <w:rFonts w:ascii="TH SarabunPSK" w:hAnsi="TH SarabunPSK" w:cs="TH SarabunPSK"/>
          <w:sz w:val="32"/>
          <w:szCs w:val="32"/>
          <w:cs/>
        </w:rPr>
        <w:t>ชื่อ</w:t>
      </w:r>
      <w:r w:rsidR="008C48F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9200D" w:rsidRPr="00B536C1">
        <w:rPr>
          <w:rFonts w:ascii="TH SarabunPSK" w:hAnsi="TH SarabunPSK" w:cs="TH SarabunPSK"/>
          <w:sz w:val="32"/>
          <w:szCs w:val="32"/>
          <w:cs/>
        </w:rPr>
        <w:t xml:space="preserve">นายกฤติน </w:t>
      </w:r>
      <w:r w:rsidR="1BD19260" w:rsidRPr="00B536C1">
        <w:rPr>
          <w:rFonts w:ascii="TH SarabunPSK" w:hAnsi="TH SarabunPSK" w:cs="TH SarabunPSK"/>
          <w:sz w:val="32"/>
          <w:szCs w:val="32"/>
          <w:cs/>
        </w:rPr>
        <w:t xml:space="preserve">สกุล </w:t>
      </w:r>
      <w:proofErr w:type="spellStart"/>
      <w:r w:rsidR="0089200D" w:rsidRPr="00B536C1">
        <w:rPr>
          <w:rFonts w:ascii="TH SarabunPSK" w:hAnsi="TH SarabunPSK" w:cs="TH SarabunPSK"/>
          <w:sz w:val="32"/>
          <w:szCs w:val="32"/>
          <w:cs/>
        </w:rPr>
        <w:t>นั</w:t>
      </w:r>
      <w:proofErr w:type="spellEnd"/>
      <w:r w:rsidR="0089200D" w:rsidRPr="00B536C1">
        <w:rPr>
          <w:rFonts w:ascii="TH SarabunPSK" w:hAnsi="TH SarabunPSK" w:cs="TH SarabunPSK"/>
          <w:sz w:val="32"/>
          <w:szCs w:val="32"/>
          <w:cs/>
        </w:rPr>
        <w:t xml:space="preserve">นทสมบัติ ชื่อเล่น ภู </w:t>
      </w:r>
      <w:r w:rsidR="00B536C1" w:rsidRPr="00B536C1">
        <w:rPr>
          <w:rFonts w:ascii="TH SarabunPSK" w:hAnsi="TH SarabunPSK" w:cs="TH SarabunPSK"/>
          <w:sz w:val="32"/>
          <w:szCs w:val="32"/>
          <w:cs/>
        </w:rPr>
        <w:t xml:space="preserve">อายุ </w:t>
      </w:r>
      <w:r w:rsidR="00B536C1" w:rsidRPr="00B536C1">
        <w:rPr>
          <w:rFonts w:ascii="TH SarabunPSK" w:hAnsi="TH SarabunPSK" w:cs="TH SarabunPSK"/>
          <w:sz w:val="32"/>
          <w:szCs w:val="32"/>
        </w:rPr>
        <w:t xml:space="preserve">19 </w:t>
      </w:r>
      <w:r w:rsidR="00B536C1" w:rsidRPr="00B536C1">
        <w:rPr>
          <w:rFonts w:ascii="TH SarabunPSK" w:hAnsi="TH SarabunPSK" w:cs="TH SarabunPSK"/>
          <w:sz w:val="32"/>
          <w:szCs w:val="32"/>
          <w:cs/>
        </w:rPr>
        <w:t xml:space="preserve">ปี ชั้นปีที่ </w:t>
      </w:r>
      <w:r w:rsidR="00B536C1" w:rsidRPr="00B536C1">
        <w:rPr>
          <w:rFonts w:ascii="TH SarabunPSK" w:hAnsi="TH SarabunPSK" w:cs="TH SarabunPSK"/>
          <w:sz w:val="32"/>
          <w:szCs w:val="32"/>
        </w:rPr>
        <w:t xml:space="preserve">1 </w:t>
      </w:r>
      <w:r w:rsidR="00B536C1" w:rsidRPr="00B536C1">
        <w:rPr>
          <w:rFonts w:ascii="TH SarabunPSK" w:hAnsi="TH SarabunPSK" w:cs="TH SarabunPSK"/>
          <w:sz w:val="32"/>
          <w:szCs w:val="32"/>
          <w:cs/>
        </w:rPr>
        <w:t xml:space="preserve">สถาบันการศึกษา </w:t>
      </w:r>
      <w:r w:rsidR="0089200D" w:rsidRPr="00B536C1">
        <w:rPr>
          <w:rFonts w:ascii="TH SarabunPSK" w:hAnsi="TH SarabunPSK" w:cs="TH SarabunPSK"/>
          <w:sz w:val="32"/>
          <w:szCs w:val="32"/>
          <w:cs/>
        </w:rPr>
        <w:t>มหาวิทยาลัยเกษตรศาสตร์</w:t>
      </w:r>
      <w:r w:rsidR="00B536C1" w:rsidRPr="00B536C1">
        <w:rPr>
          <w:rFonts w:ascii="TH SarabunPSK" w:hAnsi="TH SarabunPSK" w:cs="TH SarabunPSK"/>
          <w:sz w:val="32"/>
          <w:szCs w:val="32"/>
          <w:cs/>
        </w:rPr>
        <w:t xml:space="preserve">โทรศัพท์ </w:t>
      </w:r>
      <w:r w:rsidR="0089200D" w:rsidRPr="00B536C1">
        <w:rPr>
          <w:rFonts w:ascii="TH SarabunPSK" w:hAnsi="TH SarabunPSK" w:cs="TH SarabunPSK"/>
          <w:sz w:val="32"/>
          <w:szCs w:val="32"/>
          <w:cs/>
        </w:rPr>
        <w:t>0983284909</w:t>
      </w:r>
      <w:r w:rsidR="0089200D" w:rsidRPr="00B536C1">
        <w:rPr>
          <w:rFonts w:ascii="TH SarabunPSK" w:hAnsi="TH SarabunPSK" w:cs="TH SarabunPSK"/>
          <w:sz w:val="32"/>
          <w:szCs w:val="32"/>
        </w:rPr>
        <w:t xml:space="preserve"> </w:t>
      </w:r>
      <w:r w:rsidR="00D165A7">
        <w:rPr>
          <w:rFonts w:ascii="TH SarabunPSK" w:eastAsia="Angsana New" w:hAnsi="TH SarabunPSK" w:cs="TH SarabunPSK"/>
          <w:noProof/>
          <w:sz w:val="32"/>
          <w:szCs w:val="32"/>
        </w:rPr>
        <w:t>E-mail</w:t>
      </w:r>
      <w:r w:rsidR="00D165A7" w:rsidRPr="00B536C1">
        <w:rPr>
          <w:rFonts w:ascii="TH SarabunPSK" w:hAnsi="TH SarabunPSK" w:cs="TH SarabunPSK"/>
          <w:sz w:val="32"/>
          <w:szCs w:val="32"/>
        </w:rPr>
        <w:t xml:space="preserve"> </w:t>
      </w:r>
      <w:r w:rsidR="0089200D" w:rsidRPr="00B536C1">
        <w:rPr>
          <w:rFonts w:ascii="TH SarabunPSK" w:hAnsi="TH SarabunPSK" w:cs="TH SarabunPSK"/>
          <w:sz w:val="32"/>
          <w:szCs w:val="32"/>
        </w:rPr>
        <w:t>pooh.grittin@gmail.com</w:t>
      </w:r>
      <w:bookmarkEnd w:id="0"/>
    </w:p>
    <w:p w14:paraId="22D9B01F" w14:textId="1A8BF34F" w:rsidR="00E43743" w:rsidRPr="00B536C1" w:rsidRDefault="00E43743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2EF194A0" w14:textId="64F708D1" w:rsidR="00093863" w:rsidRPr="00B536C1" w:rsidRDefault="00093863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  <w:cs/>
        </w:rPr>
      </w:pPr>
      <w:r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t>ข้อมูล</w:t>
      </w:r>
      <w:r w:rsidRPr="00B536C1">
        <w:rPr>
          <w:rFonts w:ascii="TH SarabunPSK" w:eastAsia="Angsana New" w:hAnsi="TH SarabunPSK" w:cs="TH SarabunPSK" w:hint="cs"/>
          <w:bCs/>
          <w:noProof/>
          <w:sz w:val="32"/>
          <w:szCs w:val="32"/>
          <w:cs/>
        </w:rPr>
        <w:t>อาจารย์ที่ปรึกษา</w:t>
      </w:r>
      <w:r w:rsidR="001F3E41" w:rsidRPr="00B536C1">
        <w:rPr>
          <w:rFonts w:ascii="TH SarabunPSK" w:eastAsia="Angsana New" w:hAnsi="TH SarabunPSK" w:cs="TH SarabunPSK" w:hint="cs"/>
          <w:bCs/>
          <w:noProof/>
          <w:sz w:val="32"/>
          <w:szCs w:val="32"/>
          <w:u w:val="single"/>
          <w:cs/>
        </w:rPr>
        <w:t>ภาย</w:t>
      </w:r>
      <w:r w:rsidR="004160E6" w:rsidRPr="00B536C1">
        <w:rPr>
          <w:rFonts w:ascii="TH SarabunPSK" w:eastAsia="Angsana New" w:hAnsi="TH SarabunPSK" w:cs="TH SarabunPSK" w:hint="cs"/>
          <w:bCs/>
          <w:noProof/>
          <w:sz w:val="32"/>
          <w:szCs w:val="32"/>
          <w:u w:val="single"/>
          <w:cs/>
        </w:rPr>
        <w:t>ในสถาบันที่ส่งเข้าประกวด</w:t>
      </w:r>
      <w:r w:rsidR="00AF5682" w:rsidRPr="00B536C1">
        <w:rPr>
          <w:rFonts w:ascii="TH SarabunPSK" w:eastAsia="Angsana New" w:hAnsi="TH SarabunPSK" w:cs="TH SarabunPSK" w:hint="cs"/>
          <w:bCs/>
          <w:noProof/>
          <w:sz w:val="32"/>
          <w:szCs w:val="32"/>
          <w:cs/>
        </w:rPr>
        <w:t xml:space="preserve"> </w:t>
      </w:r>
      <w:r w:rsidR="00AF5682" w:rsidRPr="00B536C1">
        <w:rPr>
          <w:rFonts w:ascii="TH SarabunPSK" w:eastAsia="Angsana New" w:hAnsi="TH SarabunPSK" w:cs="TH SarabunPSK" w:hint="cs"/>
          <w:noProof/>
          <w:sz w:val="32"/>
          <w:szCs w:val="32"/>
        </w:rPr>
        <w:t>(ไม่เกิน 1 คน)</w:t>
      </w:r>
    </w:p>
    <w:p w14:paraId="4F5604E0" w14:textId="77777777" w:rsidR="00250904" w:rsidRDefault="00AF5682" w:rsidP="00817E3D">
      <w:pPr>
        <w:pStyle w:val="a7"/>
        <w:numPr>
          <w:ilvl w:val="0"/>
          <w:numId w:val="2"/>
        </w:numP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>ชื่อ</w:t>
      </w:r>
      <w:r w:rsidR="00D94F67" w:rsidRPr="00B536C1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 </w:t>
      </w:r>
      <w:r w:rsidR="00250904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นาย</w:t>
      </w:r>
      <w:r w:rsidR="00D94F67"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 ชัยพร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 สกุล </w:t>
      </w:r>
      <w:r w:rsidR="00D94F67"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ใจแก้ว</w:t>
      </w:r>
      <w:r w:rsidR="0080143D"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 </w:t>
      </w:r>
      <w:r w:rsidR="000507BE"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ตำแหน่ง</w:t>
      </w:r>
      <w:r w:rsidR="00D94F67"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 ผู้ช่วยศาสตรา</w:t>
      </w:r>
      <w:r w:rsidR="00A04C81"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จารย์ 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>โทรศัพท์</w:t>
      </w:r>
      <w:r w:rsidR="00D94F67" w:rsidRPr="00B536C1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 089-1221974</w:t>
      </w:r>
      <w:r w:rsidR="0080143D"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  </w:t>
      </w:r>
    </w:p>
    <w:p w14:paraId="12412038" w14:textId="59C4008D" w:rsidR="00B92E96" w:rsidRDefault="0080143D" w:rsidP="00817E3D">
      <w:pPr>
        <w:pStyle w:val="a7"/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 </w:t>
      </w:r>
      <w:r w:rsidR="00AF5682" w:rsidRPr="00B536C1">
        <w:rPr>
          <w:rFonts w:ascii="TH SarabunPSK" w:eastAsia="Angsana New" w:hAnsi="TH SarabunPSK" w:cs="TH SarabunPSK" w:hint="cs"/>
          <w:noProof/>
          <w:sz w:val="32"/>
          <w:szCs w:val="32"/>
        </w:rPr>
        <w:t>E-mai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l </w:t>
      </w:r>
      <w:hyperlink r:id="rId15" w:history="1">
        <w:r w:rsidRPr="00B536C1">
          <w:rPr>
            <w:rStyle w:val="a6"/>
            <w:rFonts w:ascii="TH SarabunPSK" w:hAnsi="TH SarabunPSK" w:cs="TH SarabunPSK" w:hint="cs"/>
            <w:color w:val="auto"/>
            <w:sz w:val="32"/>
            <w:szCs w:val="32"/>
            <w:u w:val="none"/>
            <w:shd w:val="clear" w:color="auto" w:fill="FFFFFF"/>
          </w:rPr>
          <w:t>fengchj@ku.ac.th</w:t>
        </w:r>
      </w:hyperlink>
      <w:r w:rsidR="000B4349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</w:p>
    <w:p w14:paraId="163CF82F" w14:textId="77777777" w:rsidR="00DD3C86" w:rsidRDefault="00DD3C86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Cs/>
          <w:noProof/>
          <w:sz w:val="32"/>
          <w:szCs w:val="32"/>
        </w:rPr>
      </w:pPr>
      <w:r w:rsidRPr="00DD3C86">
        <w:rPr>
          <w:rFonts w:ascii="TH SarabunPSK" w:eastAsia="Angsana New" w:hAnsi="TH SarabunPSK" w:cs="TH SarabunPSK" w:hint="cs"/>
          <w:bCs/>
          <w:noProof/>
          <w:sz w:val="32"/>
          <w:szCs w:val="32"/>
          <w:cs/>
        </w:rPr>
        <w:t>ข้อมูลอาจารย์ที่ปรึกษาพิเศษ</w:t>
      </w:r>
      <w:r w:rsidRPr="00DD3C86">
        <w:rPr>
          <w:rFonts w:ascii="TH SarabunPSK" w:eastAsia="Angsana New" w:hAnsi="TH SarabunPSK" w:cs="TH SarabunPSK"/>
          <w:bCs/>
          <w:noProof/>
          <w:sz w:val="32"/>
          <w:szCs w:val="32"/>
          <w:cs/>
        </w:rPr>
        <w:t xml:space="preserve"> (</w:t>
      </w:r>
      <w:r w:rsidRPr="00DD3C86">
        <w:rPr>
          <w:rFonts w:ascii="TH SarabunPSK" w:eastAsia="Angsana New" w:hAnsi="TH SarabunPSK" w:cs="TH SarabunPSK" w:hint="cs"/>
          <w:bCs/>
          <w:noProof/>
          <w:sz w:val="32"/>
          <w:szCs w:val="32"/>
          <w:cs/>
        </w:rPr>
        <w:t>ไม่เกิน</w:t>
      </w:r>
      <w:r w:rsidRPr="00DD3C86">
        <w:rPr>
          <w:rFonts w:ascii="TH SarabunPSK" w:eastAsia="Angsana New" w:hAnsi="TH SarabunPSK" w:cs="TH SarabunPSK"/>
          <w:bCs/>
          <w:noProof/>
          <w:sz w:val="32"/>
          <w:szCs w:val="32"/>
          <w:cs/>
        </w:rPr>
        <w:t xml:space="preserve"> </w:t>
      </w:r>
      <w:r w:rsidRPr="00DD3C86">
        <w:rPr>
          <w:rFonts w:ascii="TH SarabunPSK" w:eastAsia="Angsana New" w:hAnsi="TH SarabunPSK" w:cs="TH SarabunPSK"/>
          <w:bCs/>
          <w:noProof/>
          <w:sz w:val="32"/>
          <w:szCs w:val="32"/>
        </w:rPr>
        <w:t>1</w:t>
      </w:r>
      <w:r w:rsidRPr="00DD3C86">
        <w:rPr>
          <w:rFonts w:ascii="TH SarabunPSK" w:eastAsia="Angsana New" w:hAnsi="TH SarabunPSK" w:cs="TH SarabunPSK"/>
          <w:bCs/>
          <w:noProof/>
          <w:sz w:val="32"/>
          <w:szCs w:val="32"/>
          <w:cs/>
        </w:rPr>
        <w:t xml:space="preserve"> </w:t>
      </w:r>
      <w:r w:rsidRPr="00DD3C86">
        <w:rPr>
          <w:rFonts w:ascii="TH SarabunPSK" w:eastAsia="Angsana New" w:hAnsi="TH SarabunPSK" w:cs="TH SarabunPSK" w:hint="cs"/>
          <w:bCs/>
          <w:noProof/>
          <w:sz w:val="32"/>
          <w:szCs w:val="32"/>
          <w:cs/>
        </w:rPr>
        <w:t>คน</w:t>
      </w:r>
      <w:r w:rsidRPr="00DD3C86">
        <w:rPr>
          <w:rFonts w:ascii="TH SarabunPSK" w:eastAsia="Angsana New" w:hAnsi="TH SarabunPSK" w:cs="TH SarabunPSK"/>
          <w:bCs/>
          <w:noProof/>
          <w:sz w:val="32"/>
          <w:szCs w:val="32"/>
          <w:cs/>
        </w:rPr>
        <w:t>)</w:t>
      </w:r>
    </w:p>
    <w:p w14:paraId="57581FAD" w14:textId="44436902" w:rsidR="00DD3C86" w:rsidRPr="00DD3C86" w:rsidRDefault="00DD3C86" w:rsidP="00817E3D">
      <w:pPr>
        <w:pStyle w:val="a7"/>
        <w:numPr>
          <w:ilvl w:val="0"/>
          <w:numId w:val="13"/>
        </w:numPr>
        <w:spacing w:after="0" w:line="240" w:lineRule="auto"/>
        <w:jc w:val="thaiDistribute"/>
        <w:rPr>
          <w:rFonts w:ascii="TH SarabunPSK" w:eastAsia="Angsana New" w:hAnsi="TH SarabunPSK" w:cs="TH SarabunPSK"/>
          <w:bCs/>
          <w:noProof/>
          <w:sz w:val="32"/>
          <w:szCs w:val="32"/>
        </w:rPr>
      </w:pPr>
      <w:r w:rsidRPr="00DD3C86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t>ชื่อ</w:t>
      </w:r>
      <w:r w:rsidRPr="00DD3C86">
        <w:rPr>
          <w:rFonts w:ascii="TH SarabunPSK" w:eastAsia="Angsana New" w:hAnsi="TH SarabunPSK" w:cs="TH SarabunPSK"/>
          <w:b/>
          <w:noProof/>
          <w:sz w:val="32"/>
          <w:szCs w:val="32"/>
          <w:cs/>
        </w:rPr>
        <w:t xml:space="preserve"> </w:t>
      </w:r>
      <w:r w:rsidR="00FF35E9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t>นายศกร สกุล คุณวุฒิ</w:t>
      </w:r>
      <w:r w:rsidR="00E14C55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t>ฤทธิรณ ตำแหน่ง</w:t>
      </w:r>
      <w:r w:rsidR="00E14C55" w:rsidRPr="00FF35E9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t>รองศาสตราจารย์</w:t>
      </w:r>
      <w:r w:rsidR="00E14C55" w:rsidRPr="00FF35E9">
        <w:rPr>
          <w:rFonts w:ascii="TH SarabunPSK" w:eastAsia="Angsana New" w:hAnsi="TH SarabunPSK" w:cs="TH SarabunPSK"/>
          <w:b/>
          <w:noProof/>
          <w:sz w:val="32"/>
          <w:szCs w:val="32"/>
          <w:cs/>
        </w:rPr>
        <w:t xml:space="preserve"> / </w:t>
      </w:r>
      <w:r w:rsidR="00E14C55" w:rsidRPr="00FF35E9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t>ประธานหลักสูตรปรัชญาดุษฎ๊บัณฑิต</w:t>
      </w:r>
      <w:r w:rsidR="00E14C55" w:rsidRPr="00FF35E9">
        <w:rPr>
          <w:rFonts w:ascii="TH SarabunPSK" w:eastAsia="Angsana New" w:hAnsi="TH SarabunPSK" w:cs="TH SarabunPSK"/>
          <w:b/>
          <w:noProof/>
          <w:sz w:val="32"/>
          <w:szCs w:val="32"/>
          <w:cs/>
        </w:rPr>
        <w:t xml:space="preserve"> </w:t>
      </w:r>
      <w:r w:rsidR="00E14C55" w:rsidRPr="00FF35E9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t>และวิทยาศาสตรมหาบัณฑิต</w:t>
      </w:r>
      <w:r w:rsidR="00E14C55" w:rsidRPr="00FF35E9">
        <w:rPr>
          <w:rFonts w:ascii="TH SarabunPSK" w:eastAsia="Angsana New" w:hAnsi="TH SarabunPSK" w:cs="TH SarabunPSK"/>
          <w:b/>
          <w:noProof/>
          <w:sz w:val="32"/>
          <w:szCs w:val="32"/>
          <w:cs/>
        </w:rPr>
        <w:t xml:space="preserve"> </w:t>
      </w:r>
      <w:r w:rsidR="00E14C55" w:rsidRPr="00FF35E9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t>สาขาวิชาสัตวศาสตร์</w:t>
      </w:r>
      <w:r w:rsidR="00E14C55">
        <w:rPr>
          <w:rFonts w:ascii="TH SarabunPSK" w:eastAsia="Angsana New" w:hAnsi="TH SarabunPSK" w:cs="TH SarabunPSK"/>
          <w:bCs/>
          <w:noProof/>
          <w:sz w:val="32"/>
          <w:szCs w:val="32"/>
        </w:rPr>
        <w:t xml:space="preserve"> </w:t>
      </w:r>
      <w:r w:rsidR="00E14C55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t>หน่วยงาน</w:t>
      </w:r>
      <w:r w:rsidR="00E14C55">
        <w:rPr>
          <w:rFonts w:ascii="TH SarabunPSK" w:eastAsia="Angsana New" w:hAnsi="TH SarabunPSK" w:cs="TH SarabunPSK"/>
          <w:bCs/>
          <w:noProof/>
          <w:sz w:val="32"/>
          <w:szCs w:val="32"/>
        </w:rPr>
        <w:t xml:space="preserve"> </w:t>
      </w:r>
      <w:r w:rsidR="00E14C55" w:rsidRPr="00FF35E9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t>มหาวิทยาลัยเกษตรศาสตร์</w:t>
      </w:r>
    </w:p>
    <w:p w14:paraId="553CA634" w14:textId="0BFF6BFC" w:rsidR="00FF35E9" w:rsidRPr="00B536C1" w:rsidRDefault="00E14C55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  <w:r>
        <w:rPr>
          <w:rFonts w:ascii="TH SarabunPSK" w:eastAsia="Angsana New" w:hAnsi="TH SarabunPSK" w:cs="TH SarabunPSK"/>
          <w:b/>
          <w:noProof/>
          <w:sz w:val="32"/>
          <w:szCs w:val="32"/>
          <w:cs/>
        </w:rPr>
        <w:tab/>
      </w:r>
      <w:r w:rsidR="00FF35E9" w:rsidRPr="00FF35E9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t>โทรศัพท์มือถือ</w:t>
      </w:r>
      <w:r w:rsidR="00FF35E9" w:rsidRPr="00E14C55">
        <w:rPr>
          <w:rFonts w:ascii="TH SarabunPSK" w:eastAsia="Angsana New" w:hAnsi="TH SarabunPSK" w:cs="TH SarabunPSK"/>
          <w:bCs/>
          <w:noProof/>
          <w:sz w:val="32"/>
          <w:szCs w:val="32"/>
          <w:cs/>
        </w:rPr>
        <w:t xml:space="preserve">: </w:t>
      </w:r>
      <w:r w:rsidR="00FF35E9" w:rsidRPr="00E14C55">
        <w:rPr>
          <w:rFonts w:ascii="TH SarabunPSK" w:eastAsia="Angsana New" w:hAnsi="TH SarabunPSK" w:cs="TH SarabunPSK"/>
          <w:bCs/>
          <w:noProof/>
          <w:sz w:val="32"/>
          <w:szCs w:val="32"/>
        </w:rPr>
        <w:t>081-780-9677</w:t>
      </w:r>
      <w:r w:rsidRPr="00E14C55">
        <w:rPr>
          <w:rFonts w:ascii="TH SarabunPSK" w:eastAsia="Angsana New" w:hAnsi="TH SarabunPSK" w:cs="TH SarabunPSK"/>
          <w:bCs/>
          <w:noProof/>
          <w:sz w:val="32"/>
          <w:szCs w:val="32"/>
        </w:rPr>
        <w:t xml:space="preserve">  </w:t>
      </w:r>
      <w:r w:rsidR="00FF35E9" w:rsidRPr="00E14C55">
        <w:rPr>
          <w:rFonts w:ascii="TH SarabunPSK" w:eastAsia="Angsana New" w:hAnsi="TH SarabunPSK" w:cs="TH SarabunPSK"/>
          <w:bCs/>
          <w:noProof/>
          <w:sz w:val="32"/>
          <w:szCs w:val="32"/>
        </w:rPr>
        <w:t>E-mail: agrskk@ku.ac.th</w:t>
      </w:r>
    </w:p>
    <w:p w14:paraId="608F2325" w14:textId="77777777" w:rsidR="00CB45B0" w:rsidRPr="00B536C1" w:rsidRDefault="00CB45B0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47B5940B" w14:textId="77777777" w:rsidR="00CB45B0" w:rsidRPr="00B536C1" w:rsidRDefault="00CB45B0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5B90D7E6" w14:textId="77777777" w:rsidR="00CB45B0" w:rsidRPr="00B536C1" w:rsidRDefault="00CB45B0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4089508D" w14:textId="77777777" w:rsidR="00CB45B0" w:rsidRPr="00B536C1" w:rsidRDefault="00CB45B0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15137596" w14:textId="77777777" w:rsidR="0080143D" w:rsidRPr="00B536C1" w:rsidRDefault="0080143D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6762CE54" w14:textId="77777777" w:rsidR="0080143D" w:rsidRPr="00B536C1" w:rsidRDefault="0080143D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0DD23E01" w14:textId="77777777" w:rsidR="0080143D" w:rsidRPr="00B536C1" w:rsidRDefault="0080143D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2DA9ACF7" w14:textId="77777777" w:rsidR="0080143D" w:rsidRPr="00B536C1" w:rsidRDefault="0080143D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78E7C1DE" w14:textId="77777777" w:rsidR="001539DA" w:rsidRDefault="001539DA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318FF1A4" w14:textId="0D545FB1" w:rsidR="00323130" w:rsidRPr="00B536C1" w:rsidRDefault="00D55D8E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lastRenderedPageBreak/>
        <w:t>ข้อมูลเชิงวิทยาศาตร์</w:t>
      </w:r>
    </w:p>
    <w:p w14:paraId="0E05BE7C" w14:textId="4817A9CE" w:rsidR="0038404A" w:rsidRPr="00B536C1" w:rsidRDefault="0038404A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318FF1A5" w14:textId="43BE6560" w:rsidR="00323130" w:rsidRPr="00B536C1" w:rsidRDefault="00D55D8E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commentRangeStart w:id="1"/>
      <w:r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t xml:space="preserve">1.บทคัดย่อ 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>(อธิบายถึงภาพรวมของผลงาน และผลท</w:t>
      </w:r>
      <w:r w:rsidR="00985829"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ี่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>ได้รับ)</w:t>
      </w:r>
      <w:commentRangeEnd w:id="1"/>
      <w:r w:rsidR="008A6608">
        <w:rPr>
          <w:rStyle w:val="af"/>
          <w:rFonts w:cs="Angsana New"/>
        </w:rPr>
        <w:commentReference w:id="1"/>
      </w:r>
    </w:p>
    <w:p w14:paraId="167F201C" w14:textId="51C4209F" w:rsidR="00FD16EB" w:rsidRPr="00FD16EB" w:rsidRDefault="00FD16EB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จากข้อมูลของภาควิชาสัตวบาล</w:t>
      </w:r>
      <w:r w:rsidRPr="00FD16EB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มหาวิทยาลัยเกษตรศาสตร์พบว่าประเทศไทยประสบปัญหาภาวะน้ำนมขาดตลาดและล้นตลาดในทุก</w:t>
      </w:r>
      <w:r w:rsidRPr="00FD16EB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ๆ</w:t>
      </w:r>
      <w:r w:rsidRPr="00FD16EB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ปีเนื่องจากการกระจุกตัวของการผสมพันธุ์วัวในช่วงเวลาเดียวกันเป็นปริมาณมาก</w:t>
      </w:r>
    </w:p>
    <w:p w14:paraId="65ACBF42" w14:textId="6F94D6E4" w:rsidR="00FD16EB" w:rsidRDefault="00FD16EB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 w:rsidRPr="00FD16EB">
        <w:rPr>
          <w:rFonts w:ascii="TH SarabunPSK" w:eastAsia="Angsana New" w:hAnsi="TH SarabunPSK" w:cs="TH SarabunPSK"/>
          <w:noProof/>
          <w:sz w:val="32"/>
          <w:szCs w:val="32"/>
        </w:rPr>
        <w:t>Lactation cruve (</w:t>
      </w: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กราฟน้ำนม</w:t>
      </w:r>
      <w:r w:rsidRPr="00FD16EB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) </w:t>
      </w: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จึงกระจุกตัวทำให้เกษตรกรและสหกรณ์โคนมไม่สามารถคาดการณ์ปริมาณน้ำนมในอนาคตและจัดทำแผนธุรกิจได้</w:t>
      </w:r>
      <w:r w:rsidRPr="00FD16EB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การที่จะคาดการณ์ผลผลิตได้นั้นต้องอาศัยการติดตามปริมาณน้ำนมของวัวแต่ละตัวเป็นสิ่งสำคัญในการวิเคราะห์</w:t>
      </w:r>
      <w:r w:rsidRPr="00FD16EB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เพื่อวางแผนในการจัดการและคาดการณ์ผลผลิตในอนาคต</w:t>
      </w:r>
      <w:r w:rsidRPr="00FD16EB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แต่การทำเช่นนั้นจะเพิ่มขั้นตอนในการจัดการ</w:t>
      </w:r>
      <w:r w:rsidRPr="00FD16EB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และสร้างความยุ่งยากโดยเฉพาะกับเกษตรกรรายย่อยที่ไม่เห็นผลที่ชัดเจนจากการกระทำนี้</w:t>
      </w:r>
      <w:r w:rsidRPr="00FD16EB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หรือไม่ได้นำข้อมูลไปใช้ให้เกิดประโยชน์ต่อไปได้</w:t>
      </w:r>
      <w:r w:rsidRPr="00FD16EB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ซึ่งส่งผลให้เกษตรกรรายย่อยดังกล่าวเลือกที่่ไม่จะทำ</w:t>
      </w:r>
      <w:r w:rsidRPr="00FD16EB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และละเลยขั้นตอนนี้ไป</w:t>
      </w:r>
      <w:r w:rsidRPr="00FD16EB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โครงการนี้มุ่งเน้นที่จะศึกษา</w:t>
      </w:r>
      <w:r w:rsidRPr="00FD16EB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พัฒนา</w:t>
      </w:r>
      <w:r w:rsidRPr="00FD16EB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และประดิษฐ์ระบบและอุปกรณ์ที่จะช่วยลดขั้นตอนความยุ่งยาก</w:t>
      </w:r>
      <w:r w:rsidRPr="00FD16EB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ช่วยวิเคราะห์ข้อมูล</w:t>
      </w:r>
      <w:r w:rsidRPr="00FD16EB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และนำจัดแสดงแก่ผู้ใช้เพื่อแก้ปัญหาดังที่กล่าวมา</w:t>
      </w:r>
      <w:r w:rsidRPr="00FD16EB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ซึ่งจะใช้เทคโนโลยีอินเทอร์เน็ตของสรรพสิ่ง</w:t>
      </w:r>
      <w:r w:rsidRPr="00FD16EB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(</w:t>
      </w:r>
      <w:r w:rsidRPr="00FD16EB">
        <w:rPr>
          <w:rFonts w:ascii="TH SarabunPSK" w:eastAsia="Angsana New" w:hAnsi="TH SarabunPSK" w:cs="TH SarabunPSK"/>
          <w:noProof/>
          <w:sz w:val="32"/>
          <w:szCs w:val="32"/>
        </w:rPr>
        <w:t xml:space="preserve">Internet of Things) </w:t>
      </w: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และ</w:t>
      </w:r>
      <w:r w:rsidRPr="00FD16EB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ปัญญาประดิษฐ์อัจฉริยะ</w:t>
      </w:r>
      <w:r w:rsidRPr="00FD16EB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(</w:t>
      </w:r>
      <w:r w:rsidRPr="00FD16EB">
        <w:rPr>
          <w:rFonts w:ascii="TH SarabunPSK" w:eastAsia="Angsana New" w:hAnsi="TH SarabunPSK" w:cs="TH SarabunPSK"/>
          <w:noProof/>
          <w:sz w:val="32"/>
          <w:szCs w:val="32"/>
        </w:rPr>
        <w:t xml:space="preserve">AI) </w:t>
      </w: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เพื่อที่จะช่วยลดขั้นตอน</w:t>
      </w:r>
      <w:r w:rsidRPr="00FD16EB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Pr="00FD16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และวิเคราะห์ข้อมูลของผลผลิตน้ำนมวัวดิบแก่เกษตรกรผู้เลี้ยงวัวนม</w:t>
      </w:r>
      <w:r w:rsidR="00356721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 </w:t>
      </w:r>
      <w:r w:rsidR="004B07A8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ซึ่งนำไปสู่การวางแผนผสมพันธุ์วัว การคัดเลือกสายพันธุ์ การให้อาหาร </w:t>
      </w:r>
      <w:r w:rsidR="002B57C8">
        <w:rPr>
          <w:rStyle w:val="normaltextrun"/>
          <w:rFonts w:ascii="TH SarabunPSK" w:hAnsi="TH SarabunPSK" w:cs="TH SarabunPSK" w:hint="cs"/>
          <w:sz w:val="32"/>
          <w:szCs w:val="32"/>
          <w:cs/>
        </w:rPr>
        <w:t>และ</w:t>
      </w:r>
      <w:r w:rsidR="002B57C8"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การหาความผิดปกติของวัวแต่ละตัว</w:t>
      </w:r>
      <w:r w:rsidR="00045CC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เพื่อการวางแผนธุรกิจในระยะยาวของสหกรณ์โคนม และโรงงานอุตสาหกรรมต่างๆ</w:t>
      </w:r>
    </w:p>
    <w:p w14:paraId="005EEDD2" w14:textId="6E6C89B0" w:rsidR="0007709B" w:rsidRDefault="0007709B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 w:hint="cs"/>
          <w:noProof/>
          <w:sz w:val="32"/>
          <w:szCs w:val="32"/>
          <w:cs/>
        </w:rPr>
      </w:pPr>
    </w:p>
    <w:p w14:paraId="318FF1A8" w14:textId="736342E0" w:rsidR="00323130" w:rsidRPr="00B536C1" w:rsidRDefault="00FD16EB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hAnsi="TH SarabunPSK" w:cs="TH SarabunPSK"/>
          <w:noProof/>
          <w:color w:val="000000"/>
          <w:sz w:val="32"/>
          <w:szCs w:val="32"/>
        </w:rPr>
      </w:pPr>
      <w:r w:rsidRPr="00FD16EB">
        <w:rPr>
          <w:rFonts w:ascii="TH SarabunPSK" w:eastAsia="Angsana New" w:hAnsi="TH SarabunPSK" w:cs="TH SarabunPSK"/>
          <w:noProof/>
          <w:sz w:val="32"/>
          <w:szCs w:val="32"/>
          <w:cs/>
        </w:rPr>
        <w:t xml:space="preserve"> </w:t>
      </w:r>
      <w:r w:rsidR="00D55D8E"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t xml:space="preserve">2. </w:t>
      </w:r>
      <w:r w:rsidR="00D55D8E" w:rsidRPr="00B536C1">
        <w:rPr>
          <w:rFonts w:ascii="TH SarabunPSK" w:eastAsia="Angsana New" w:hAnsi="TH SarabunPSK" w:cs="TH SarabunPSK" w:hint="cs"/>
          <w:b/>
          <w:noProof/>
          <w:color w:val="000000"/>
          <w:sz w:val="32"/>
          <w:szCs w:val="32"/>
        </w:rPr>
        <w:t xml:space="preserve">มูลเหตุจูงใจ </w:t>
      </w:r>
      <w:r w:rsidR="00D55D8E" w:rsidRPr="00B536C1">
        <w:rPr>
          <w:rFonts w:ascii="TH SarabunPSK" w:eastAsia="Angsana New" w:hAnsi="TH SarabunPSK" w:cs="TH SarabunPSK" w:hint="cs"/>
          <w:noProof/>
          <w:color w:val="000000"/>
          <w:sz w:val="32"/>
          <w:szCs w:val="32"/>
        </w:rPr>
        <w:t>(อธิบายถึงที่มาของปัญหาที่นำไปสู่การทำผลงานนี้ พร้อมวัตถุประ</w:t>
      </w:r>
      <w:r w:rsidR="00D55D8E" w:rsidRPr="00B536C1">
        <w:rPr>
          <w:rFonts w:ascii="TH SarabunPSK" w:eastAsia="Angsana New" w:hAnsi="TH SarabunPSK" w:cs="TH SarabunPSK" w:hint="cs"/>
          <w:noProof/>
          <w:sz w:val="32"/>
          <w:szCs w:val="32"/>
        </w:rPr>
        <w:t>สง</w:t>
      </w:r>
      <w:r w:rsidR="00D55D8E" w:rsidRPr="00B536C1">
        <w:rPr>
          <w:rFonts w:ascii="TH SarabunPSK" w:eastAsia="Angsana New" w:hAnsi="TH SarabunPSK" w:cs="TH SarabunPSK" w:hint="cs"/>
          <w:noProof/>
          <w:color w:val="000000"/>
          <w:sz w:val="32"/>
          <w:szCs w:val="32"/>
        </w:rPr>
        <w:t>ค์)</w:t>
      </w:r>
    </w:p>
    <w:p w14:paraId="2EF87A2C" w14:textId="66E38B29" w:rsidR="00D94F67" w:rsidRDefault="00D94F67" w:rsidP="00817E3D">
      <w:pPr>
        <w:spacing w:after="0" w:line="240" w:lineRule="auto"/>
        <w:ind w:firstLine="720"/>
        <w:jc w:val="thaiDistribute"/>
        <w:rPr>
          <w:rFonts w:ascii="TH SarabunPSK" w:eastAsia="Arial Unicode MS" w:hAnsi="TH SarabunPSK" w:cs="TH SarabunPSK"/>
          <w:sz w:val="32"/>
          <w:szCs w:val="32"/>
        </w:rPr>
      </w:pP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น้ำนมวัวถือเป็นหนึ่งในผลิตภัณฑ์ที่สำคัญของประเทศไทย โดยในอุ</w:t>
      </w:r>
      <w:r w:rsidR="00A04C81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ต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สาหกรรมการเกษตรน้ำนมวัวมีความสำคัญต่อเศ</w:t>
      </w:r>
      <w:r w:rsidR="00267453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ร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ษฐกิจของประเทศ ซึ่งภาครัฐส่งเสริมให้มีการผลิตน้ำนมให้เพียงพอต่อความต้องการในประเทศ ส่งผลให้มีรายได้เข้าสู่ชุมชน และเกษตรกรในประเทศจำนวนมาก และเกิดการแปรรูปผลิตภัณฑ์</w:t>
      </w:r>
      <w:r w:rsidR="00A04C81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น้ำ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นมต่อ</w:t>
      </w:r>
      <w:r w:rsidR="00A04C81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ไปยัง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ผลิตภัณฑ์นมพร้อมดื่ม นมเปรี้ยว และผลิตภัณฑ์จากนมอื่น</w:t>
      </w:r>
      <w:ins w:id="2" w:author="chaiporn jaikaeo" w:date="2023-05-05T05:32:00Z">
        <w:r w:rsidR="00FF1663" w:rsidRPr="00B536C1">
          <w:rPr>
            <w:rFonts w:ascii="TH SarabunPSK" w:eastAsia="Arial Unicode MS" w:hAnsi="TH SarabunPSK" w:cs="TH SarabunPSK" w:hint="cs"/>
            <w:sz w:val="32"/>
            <w:szCs w:val="32"/>
            <w:cs/>
          </w:rPr>
          <w:t xml:space="preserve"> </w:t>
        </w:r>
      </w:ins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ๆ อีกมากมาย โดยมีมูลค่าการส่งออกเพิ่มขึ้นเรื่อย ๆ ในทุก</w:t>
      </w:r>
      <w:r w:rsidR="00267453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8A5E11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ๆ 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ปี โดยปี </w:t>
      </w:r>
      <w:r w:rsidR="00D700C5">
        <w:rPr>
          <w:rFonts w:ascii="TH SarabunPSK" w:eastAsia="Arial Unicode MS" w:hAnsi="TH SarabunPSK" w:cs="TH SarabunPSK"/>
          <w:sz w:val="32"/>
          <w:szCs w:val="32"/>
        </w:rPr>
        <w:t>25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58 มีมูลค่าถึง 6</w:t>
      </w:r>
      <w:r w:rsidRPr="00B536C1">
        <w:rPr>
          <w:rFonts w:ascii="TH SarabunPSK" w:eastAsia="Arial Unicode MS" w:hAnsi="TH SarabunPSK" w:cs="TH SarabunPSK" w:hint="cs"/>
          <w:sz w:val="32"/>
          <w:szCs w:val="32"/>
        </w:rPr>
        <w:t>,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591 ล้านบาท และมีปริมาณที่ใช้ในประเทศถึง 1</w:t>
      </w:r>
      <w:r w:rsidRPr="00B536C1">
        <w:rPr>
          <w:rFonts w:ascii="TH SarabunPSK" w:eastAsia="Arial Unicode MS" w:hAnsi="TH SarabunPSK" w:cs="TH SarabunPSK" w:hint="cs"/>
          <w:sz w:val="32"/>
          <w:szCs w:val="32"/>
        </w:rPr>
        <w:t>,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084</w:t>
      </w:r>
      <w:r w:rsidRPr="00B536C1">
        <w:rPr>
          <w:rFonts w:ascii="TH SarabunPSK" w:eastAsia="Arial Unicode MS" w:hAnsi="TH SarabunPSK" w:cs="TH SarabunPSK" w:hint="cs"/>
          <w:sz w:val="32"/>
          <w:szCs w:val="32"/>
        </w:rPr>
        <w:t>,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162 ตัน (กรมศุลกากร (2558)) โดยมีปริมาณวัวนมเพิ่มขึ้นทุก ปีเพื่อตอบสนองต่อความต้องการที่เพิ่มขึ้น แต่จำนวนเกษตรกรกลับลดลง โดยในปี </w:t>
      </w:r>
      <w:r w:rsidR="00D700C5">
        <w:rPr>
          <w:rFonts w:ascii="TH SarabunPSK" w:eastAsia="Arial Unicode MS" w:hAnsi="TH SarabunPSK" w:cs="TH SarabunPSK"/>
          <w:sz w:val="32"/>
          <w:szCs w:val="32"/>
        </w:rPr>
        <w:t>25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54-</w:t>
      </w:r>
      <w:r w:rsidR="00D700C5">
        <w:rPr>
          <w:rFonts w:ascii="TH SarabunPSK" w:eastAsia="Arial Unicode MS" w:hAnsi="TH SarabunPSK" w:cs="TH SarabunPSK"/>
          <w:sz w:val="32"/>
          <w:szCs w:val="32"/>
        </w:rPr>
        <w:t>25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58 เกษตรกรผู้เลี้ยงโคนมลดลงถึง 5.81% และ มีโคนมทั้งหมดเพิ่มขึ้น 2.30% (สำนักงานเศรษฐกิจการเกษตรและกรม</w:t>
      </w:r>
      <w:r w:rsidR="00A04C81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ปศุสัตว์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(2559)) โดยมี</w:t>
      </w:r>
      <w:r w:rsidR="00086005">
        <w:rPr>
          <w:rFonts w:ascii="TH SarabunPSK" w:eastAsia="Arial Unicode MS" w:hAnsi="TH SarabunPSK" w:cs="TH SarabunPSK" w:hint="cs"/>
          <w:sz w:val="32"/>
          <w:szCs w:val="32"/>
          <w:cs/>
        </w:rPr>
        <w:t>สาเหตุมาจาก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ต้นทุนการผลิต</w:t>
      </w:r>
      <w:r w:rsidR="00086005">
        <w:rPr>
          <w:rFonts w:ascii="TH SarabunPSK" w:eastAsia="Arial Unicode MS" w:hAnsi="TH SarabunPSK" w:cs="TH SarabunPSK" w:hint="cs"/>
          <w:sz w:val="32"/>
          <w:szCs w:val="32"/>
          <w:cs/>
        </w:rPr>
        <w:t>ที่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เพิ่มขึ้นเรื่อย ๆ</w:t>
      </w:r>
    </w:p>
    <w:p w14:paraId="10DDFD4C" w14:textId="42097BB1" w:rsidR="00AC6567" w:rsidRDefault="004F2427" w:rsidP="00817E3D">
      <w:pPr>
        <w:spacing w:after="0" w:line="240" w:lineRule="auto"/>
        <w:ind w:firstLine="720"/>
        <w:jc w:val="thaiDistribute"/>
        <w:rPr>
          <w:rFonts w:ascii="TH SarabunPSK" w:eastAsia="Arial Unicode MS" w:hAnsi="TH SarabunPSK" w:cs="TH SarabunPSK"/>
          <w:sz w:val="32"/>
          <w:szCs w:val="32"/>
        </w:rPr>
      </w:pPr>
      <w:r w:rsidRPr="004F2427">
        <w:rPr>
          <w:rFonts w:ascii="TH SarabunPSK" w:eastAsia="Arial Unicode MS" w:hAnsi="TH SarabunPSK" w:cs="TH SarabunPSK"/>
          <w:sz w:val="32"/>
          <w:szCs w:val="32"/>
        </w:rPr>
        <w:drawing>
          <wp:anchor distT="0" distB="0" distL="114300" distR="114300" simplePos="0" relativeHeight="251635712" behindDoc="0" locked="0" layoutInCell="1" allowOverlap="1" wp14:anchorId="458904FD" wp14:editId="4FCD015B">
            <wp:simplePos x="0" y="0"/>
            <wp:positionH relativeFrom="page">
              <wp:align>center</wp:align>
            </wp:positionH>
            <wp:positionV relativeFrom="paragraph">
              <wp:posOffset>107099</wp:posOffset>
            </wp:positionV>
            <wp:extent cx="4343454" cy="2509962"/>
            <wp:effectExtent l="0" t="0" r="0" b="5080"/>
            <wp:wrapNone/>
            <wp:docPr id="1002561992" name="รูปภาพ 1" descr="รูปภาพประกอบด้วย ข้อความ, ไลน์, แผนภาพ, พล็อต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61992" name="รูปภาพ 1" descr="รูปภาพประกอบด้วย ข้อความ, ไลน์, แผนภาพ, พล็อต&#10;&#10;คำอธิบายที่สร้างโดยอัตโนมัติ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54" cy="2509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2F64A" w14:textId="225D6F28" w:rsidR="00AC6567" w:rsidRDefault="00AC6567" w:rsidP="00817E3D">
      <w:pPr>
        <w:spacing w:after="0" w:line="240" w:lineRule="auto"/>
        <w:ind w:firstLine="720"/>
        <w:jc w:val="thaiDistribute"/>
        <w:rPr>
          <w:rFonts w:ascii="TH SarabunPSK" w:eastAsia="Arial Unicode MS" w:hAnsi="TH SarabunPSK" w:cs="TH SarabunPSK"/>
          <w:sz w:val="32"/>
          <w:szCs w:val="32"/>
        </w:rPr>
      </w:pPr>
    </w:p>
    <w:p w14:paraId="30D547BD" w14:textId="77777777" w:rsidR="00AC6567" w:rsidRDefault="00AC6567" w:rsidP="00817E3D">
      <w:pPr>
        <w:spacing w:after="0" w:line="240" w:lineRule="auto"/>
        <w:ind w:firstLine="720"/>
        <w:jc w:val="thaiDistribute"/>
        <w:rPr>
          <w:rFonts w:ascii="TH SarabunPSK" w:eastAsia="Arial Unicode MS" w:hAnsi="TH SarabunPSK" w:cs="TH SarabunPSK"/>
          <w:sz w:val="32"/>
          <w:szCs w:val="32"/>
        </w:rPr>
      </w:pPr>
    </w:p>
    <w:p w14:paraId="5A20EAD2" w14:textId="770688F3" w:rsidR="00AC6567" w:rsidRDefault="00AC6567" w:rsidP="00817E3D">
      <w:pPr>
        <w:spacing w:after="0" w:line="240" w:lineRule="auto"/>
        <w:ind w:firstLine="720"/>
        <w:jc w:val="thaiDistribute"/>
        <w:rPr>
          <w:rFonts w:ascii="TH SarabunPSK" w:eastAsia="Arial Unicode MS" w:hAnsi="TH SarabunPSK" w:cs="TH SarabunPSK"/>
          <w:sz w:val="32"/>
          <w:szCs w:val="32"/>
        </w:rPr>
      </w:pPr>
    </w:p>
    <w:p w14:paraId="34DD3408" w14:textId="7C960835" w:rsidR="00AC6567" w:rsidRDefault="00AC6567" w:rsidP="00817E3D">
      <w:pPr>
        <w:spacing w:after="0" w:line="240" w:lineRule="auto"/>
        <w:ind w:firstLine="720"/>
        <w:jc w:val="thaiDistribute"/>
        <w:rPr>
          <w:rFonts w:ascii="TH SarabunPSK" w:eastAsia="Arial Unicode MS" w:hAnsi="TH SarabunPSK" w:cs="TH SarabunPSK"/>
          <w:sz w:val="32"/>
          <w:szCs w:val="32"/>
        </w:rPr>
      </w:pPr>
    </w:p>
    <w:p w14:paraId="03D44634" w14:textId="612CDAD5" w:rsidR="00B41EEF" w:rsidRDefault="00B41EEF" w:rsidP="00817E3D">
      <w:pPr>
        <w:spacing w:after="0" w:line="240" w:lineRule="auto"/>
        <w:ind w:firstLine="720"/>
        <w:jc w:val="thaiDistribute"/>
        <w:rPr>
          <w:rFonts w:ascii="TH SarabunPSK" w:eastAsia="Arial Unicode MS" w:hAnsi="TH SarabunPSK" w:cs="TH SarabunPSK"/>
          <w:sz w:val="32"/>
          <w:szCs w:val="32"/>
        </w:rPr>
      </w:pPr>
    </w:p>
    <w:p w14:paraId="718AED72" w14:textId="77777777" w:rsidR="00B41EEF" w:rsidRDefault="00B41EEF" w:rsidP="00817E3D">
      <w:pPr>
        <w:spacing w:after="0" w:line="240" w:lineRule="auto"/>
        <w:ind w:firstLine="720"/>
        <w:jc w:val="thaiDistribute"/>
        <w:rPr>
          <w:rFonts w:ascii="TH SarabunPSK" w:eastAsia="Arial Unicode MS" w:hAnsi="TH SarabunPSK" w:cs="TH SarabunPSK"/>
          <w:sz w:val="32"/>
          <w:szCs w:val="32"/>
        </w:rPr>
      </w:pPr>
    </w:p>
    <w:p w14:paraId="72D0880D" w14:textId="4EE6A3F6" w:rsidR="00B41EEF" w:rsidRDefault="00B41EEF" w:rsidP="00817E3D">
      <w:pPr>
        <w:spacing w:after="0" w:line="240" w:lineRule="auto"/>
        <w:ind w:firstLine="720"/>
        <w:jc w:val="thaiDistribute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1545F6B0" wp14:editId="4D625FAC">
                <wp:simplePos x="0" y="0"/>
                <wp:positionH relativeFrom="margin">
                  <wp:align>center</wp:align>
                </wp:positionH>
                <wp:positionV relativeFrom="paragraph">
                  <wp:posOffset>788850</wp:posOffset>
                </wp:positionV>
                <wp:extent cx="914400" cy="914400"/>
                <wp:effectExtent l="0" t="0" r="0" b="0"/>
                <wp:wrapNone/>
                <wp:docPr id="9466999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14259A" w14:textId="3FCF2DD3" w:rsidR="00B41EEF" w:rsidRPr="00F04485" w:rsidRDefault="00B41EEF">
                            <w:pP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</w:pPr>
                            <w:r w:rsidRPr="00F0448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F0448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1 </w:t>
                            </w:r>
                            <w:r w:rsidR="00F04485" w:rsidRPr="00F0448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กราฟปริมาณน้ำนมวัว </w:t>
                            </w:r>
                            <w:r w:rsidR="00F04485" w:rsidRPr="00F0448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(lactation curve)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45F6B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62.1pt;width:1in;height:1in;z-index:25162956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" filled="f" stroked="f" strokeweight=".5pt">
                <v:textbox>
                  <w:txbxContent>
                    <w:p w14:paraId="0914259A" w14:textId="3FCF2DD3" w:rsidR="00B41EEF" w:rsidRPr="00F04485" w:rsidRDefault="00B41EEF">
                      <w:pPr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</w:pPr>
                      <w:r w:rsidRPr="00F0448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F04485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1 </w:t>
                      </w:r>
                      <w:r w:rsidR="00F04485" w:rsidRPr="00F0448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กราฟปริมาณน้ำนมวัว </w:t>
                      </w:r>
                      <w:r w:rsidR="00F04485" w:rsidRPr="00F04485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(lactation curve)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9C8115" w14:textId="183DEDBD" w:rsidR="00716511" w:rsidRDefault="00716511" w:rsidP="00817E3D">
      <w:pPr>
        <w:spacing w:after="0" w:line="240" w:lineRule="auto"/>
        <w:ind w:firstLine="720"/>
        <w:jc w:val="thaiDistribute"/>
        <w:rPr>
          <w:rFonts w:ascii="TH SarabunPSK" w:eastAsia="Arial Unicode MS" w:hAnsi="TH SarabunPSK" w:cs="TH SarabunPSK"/>
          <w:sz w:val="32"/>
          <w:szCs w:val="32"/>
        </w:rPr>
      </w:pPr>
    </w:p>
    <w:p w14:paraId="2C259F7A" w14:textId="78A5FAE5" w:rsidR="00716511" w:rsidRDefault="00716511" w:rsidP="00817E3D">
      <w:pPr>
        <w:spacing w:after="0" w:line="240" w:lineRule="auto"/>
        <w:ind w:firstLine="720"/>
        <w:jc w:val="thaiDistribute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43904" behindDoc="0" locked="0" layoutInCell="1" allowOverlap="1" wp14:anchorId="3684B8E5" wp14:editId="4C5DBE31">
            <wp:simplePos x="0" y="0"/>
            <wp:positionH relativeFrom="margin">
              <wp:posOffset>3336985</wp:posOffset>
            </wp:positionH>
            <wp:positionV relativeFrom="paragraph">
              <wp:posOffset>-166107</wp:posOffset>
            </wp:positionV>
            <wp:extent cx="2770517" cy="1557518"/>
            <wp:effectExtent l="76200" t="76200" r="125095" b="138430"/>
            <wp:wrapNone/>
            <wp:docPr id="651318985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17" cy="15575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eastAsia="Arial Unicode MS" w:hAnsi="TH SarabunPSK" w:cs="TH SarabunPSK"/>
          <w:noProof/>
          <w:sz w:val="32"/>
          <w:szCs w:val="32"/>
        </w:rPr>
        <w:drawing>
          <wp:anchor distT="0" distB="0" distL="114300" distR="114300" simplePos="0" relativeHeight="251613184" behindDoc="0" locked="0" layoutInCell="1" allowOverlap="1" wp14:anchorId="25932158" wp14:editId="31713F3D">
            <wp:simplePos x="0" y="0"/>
            <wp:positionH relativeFrom="page">
              <wp:posOffset>817233</wp:posOffset>
            </wp:positionH>
            <wp:positionV relativeFrom="paragraph">
              <wp:posOffset>-165735</wp:posOffset>
            </wp:positionV>
            <wp:extent cx="2770517" cy="1557517"/>
            <wp:effectExtent l="76200" t="76200" r="125095" b="138430"/>
            <wp:wrapNone/>
            <wp:docPr id="168751217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17" cy="15575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C5C64" w14:textId="3EF662D5" w:rsidR="00716511" w:rsidRDefault="00716511" w:rsidP="00817E3D">
      <w:pPr>
        <w:spacing w:after="0" w:line="240" w:lineRule="auto"/>
        <w:ind w:firstLine="720"/>
        <w:jc w:val="thaiDistribute"/>
        <w:rPr>
          <w:rFonts w:ascii="TH SarabunPSK" w:eastAsia="Arial Unicode MS" w:hAnsi="TH SarabunPSK" w:cs="TH SarabunPSK"/>
          <w:sz w:val="32"/>
          <w:szCs w:val="32"/>
        </w:rPr>
      </w:pPr>
    </w:p>
    <w:p w14:paraId="3EF54CC2" w14:textId="2A796AD2" w:rsidR="00716511" w:rsidRDefault="00716511" w:rsidP="00817E3D">
      <w:pPr>
        <w:spacing w:after="0" w:line="240" w:lineRule="auto"/>
        <w:ind w:firstLine="720"/>
        <w:jc w:val="thaiDistribute"/>
        <w:rPr>
          <w:rFonts w:ascii="TH SarabunPSK" w:eastAsia="Arial Unicode MS" w:hAnsi="TH SarabunPSK" w:cs="TH SarabunPSK"/>
          <w:sz w:val="32"/>
          <w:szCs w:val="32"/>
        </w:rPr>
      </w:pPr>
    </w:p>
    <w:p w14:paraId="6AAF2406" w14:textId="135EB75E" w:rsidR="00716511" w:rsidRDefault="00716511" w:rsidP="00817E3D">
      <w:pPr>
        <w:spacing w:after="0" w:line="240" w:lineRule="auto"/>
        <w:ind w:firstLine="720"/>
        <w:jc w:val="thaiDistribute"/>
        <w:rPr>
          <w:rFonts w:ascii="TH SarabunPSK" w:eastAsia="Arial Unicode MS" w:hAnsi="TH SarabunPSK" w:cs="TH SarabunPSK"/>
          <w:sz w:val="32"/>
          <w:szCs w:val="32"/>
        </w:rPr>
      </w:pPr>
    </w:p>
    <w:p w14:paraId="687DE026" w14:textId="1C886376" w:rsidR="00716511" w:rsidRDefault="00716511" w:rsidP="00817E3D">
      <w:pPr>
        <w:spacing w:after="0" w:line="240" w:lineRule="auto"/>
        <w:ind w:firstLine="720"/>
        <w:jc w:val="thaiDistribute"/>
        <w:rPr>
          <w:rFonts w:ascii="TH SarabunPSK" w:eastAsia="Arial Unicode MS" w:hAnsi="TH SarabunPSK" w:cs="TH SarabunPSK"/>
          <w:sz w:val="32"/>
          <w:szCs w:val="32"/>
        </w:rPr>
      </w:pPr>
    </w:p>
    <w:p w14:paraId="4C3CF927" w14:textId="3A8161F0" w:rsidR="00716511" w:rsidRDefault="00B76058" w:rsidP="00817E3D">
      <w:pPr>
        <w:spacing w:after="0" w:line="240" w:lineRule="auto"/>
        <w:ind w:firstLine="720"/>
        <w:jc w:val="thaiDistribute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8AA62FB" wp14:editId="6FB4997E">
                <wp:simplePos x="0" y="0"/>
                <wp:positionH relativeFrom="margin">
                  <wp:posOffset>3372789</wp:posOffset>
                </wp:positionH>
                <wp:positionV relativeFrom="paragraph">
                  <wp:posOffset>186745</wp:posOffset>
                </wp:positionV>
                <wp:extent cx="914400" cy="779228"/>
                <wp:effectExtent l="0" t="0" r="0" b="1905"/>
                <wp:wrapNone/>
                <wp:docPr id="4406303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792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5CF2BE" w14:textId="1E5881A3" w:rsidR="00971194" w:rsidRDefault="00B76058" w:rsidP="00971194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F0448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="00192FC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3</w:t>
                            </w:r>
                            <w:r w:rsidRPr="00F0448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448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กราฟปริมาณน้ำนมวัว</w:t>
                            </w:r>
                            <w:r w:rsidR="0097119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ที่คาดว่าจะได้รับ</w:t>
                            </w:r>
                          </w:p>
                          <w:p w14:paraId="3661E530" w14:textId="21BF1387" w:rsidR="00B76058" w:rsidRPr="00F04485" w:rsidRDefault="00971194" w:rsidP="00971194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หลังการใช้อุปกรณ์วัดปริมาณน้ำนมวัว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A62FB" id="_x0000_s1027" type="#_x0000_t202" style="position:absolute;left:0;text-align:left;margin-left:265.55pt;margin-top:14.7pt;width:1in;height:61.35pt;z-index:25165107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" filled="f" stroked="f" strokeweight=".5pt">
                <v:textbox>
                  <w:txbxContent>
                    <w:p w14:paraId="3A5CF2BE" w14:textId="1E5881A3" w:rsidR="00971194" w:rsidRDefault="00B76058" w:rsidP="00971194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F0448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="00192FC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3</w:t>
                      </w:r>
                      <w:r w:rsidRPr="00F04485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</w:t>
                      </w:r>
                      <w:r w:rsidRPr="00F0448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กราฟปริมาณน้ำนมวัว</w:t>
                      </w:r>
                      <w:r w:rsidR="0097119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ที่คาดว่าจะได้รับ</w:t>
                      </w:r>
                    </w:p>
                    <w:p w14:paraId="3661E530" w14:textId="21BF1387" w:rsidR="00B76058" w:rsidRPr="00F04485" w:rsidRDefault="00971194" w:rsidP="00971194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หลังการใช้อุปกรณ์วัดปริมาณน้ำนมวัว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eastAsia="Arial Unicode MS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75E2A37" wp14:editId="31E14D6D">
                <wp:simplePos x="0" y="0"/>
                <wp:positionH relativeFrom="margin">
                  <wp:posOffset>-141605</wp:posOffset>
                </wp:positionH>
                <wp:positionV relativeFrom="paragraph">
                  <wp:posOffset>147348</wp:posOffset>
                </wp:positionV>
                <wp:extent cx="914400" cy="333955"/>
                <wp:effectExtent l="0" t="0" r="0" b="0"/>
                <wp:wrapNone/>
                <wp:docPr id="92468950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7B119D" w14:textId="658C3B49" w:rsidR="00B76058" w:rsidRPr="00F04485" w:rsidRDefault="00B76058" w:rsidP="00B76058">
                            <w:pP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</w:pPr>
                            <w:r w:rsidRPr="00F0448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</w:t>
                            </w:r>
                            <w:r w:rsidRPr="00F0448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448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กราฟปริมาณน้ำนมวัว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ของประเทศไทยในปัจจุบัน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E2A37" id="_x0000_s1028" type="#_x0000_t202" style="position:absolute;left:0;text-align:left;margin-left:-11.15pt;margin-top:11.6pt;width:1in;height:26.3pt;z-index:25164902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" filled="f" stroked="f" strokeweight=".5pt">
                <v:textbox>
                  <w:txbxContent>
                    <w:p w14:paraId="307B119D" w14:textId="658C3B49" w:rsidR="00B76058" w:rsidRPr="00F04485" w:rsidRDefault="00B76058" w:rsidP="00B76058">
                      <w:pPr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</w:pPr>
                      <w:r w:rsidRPr="00F0448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</w:t>
                      </w:r>
                      <w:r w:rsidRPr="00F04485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</w:t>
                      </w:r>
                      <w:r w:rsidRPr="00F0448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กราฟปริมาณน้ำนมวัว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ของประเทศไทยในปัจจุบัน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D626CC" w14:textId="18BD8AC5" w:rsidR="00716511" w:rsidRDefault="00716511" w:rsidP="00817E3D">
      <w:pPr>
        <w:spacing w:after="0" w:line="240" w:lineRule="auto"/>
        <w:ind w:firstLine="720"/>
        <w:jc w:val="thaiDistribute"/>
        <w:rPr>
          <w:rFonts w:ascii="TH SarabunPSK" w:eastAsia="Arial Unicode MS" w:hAnsi="TH SarabunPSK" w:cs="TH SarabunPSK"/>
          <w:sz w:val="32"/>
          <w:szCs w:val="32"/>
        </w:rPr>
      </w:pPr>
    </w:p>
    <w:p w14:paraId="1FF623D1" w14:textId="6A5FFF0A" w:rsidR="00716511" w:rsidRDefault="00716511" w:rsidP="00817E3D">
      <w:pPr>
        <w:spacing w:after="0" w:line="240" w:lineRule="auto"/>
        <w:ind w:firstLine="720"/>
        <w:jc w:val="thaiDistribute"/>
        <w:rPr>
          <w:rFonts w:ascii="TH SarabunPSK" w:eastAsia="Arial Unicode MS" w:hAnsi="TH SarabunPSK" w:cs="TH SarabunPSK"/>
          <w:sz w:val="32"/>
          <w:szCs w:val="32"/>
        </w:rPr>
      </w:pPr>
    </w:p>
    <w:p w14:paraId="72CD8C1C" w14:textId="77777777" w:rsidR="00716511" w:rsidRDefault="00716511" w:rsidP="00817E3D">
      <w:pPr>
        <w:spacing w:after="0" w:line="240" w:lineRule="auto"/>
        <w:ind w:firstLine="720"/>
        <w:jc w:val="thaiDistribute"/>
        <w:rPr>
          <w:rFonts w:ascii="TH SarabunPSK" w:eastAsia="Arial Unicode MS" w:hAnsi="TH SarabunPSK" w:cs="TH SarabunPSK"/>
          <w:sz w:val="32"/>
          <w:szCs w:val="32"/>
        </w:rPr>
      </w:pPr>
    </w:p>
    <w:p w14:paraId="0D73A7A7" w14:textId="237404EC" w:rsidR="00D94F67" w:rsidRPr="00B536C1" w:rsidRDefault="0042799B" w:rsidP="00817E3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>กระบวนการผลิตน้ำนมวัว</w:t>
      </w:r>
      <w:r w:rsidR="005955EF">
        <w:rPr>
          <w:rFonts w:ascii="TH SarabunPSK" w:eastAsia="Arial Unicode MS" w:hAnsi="TH SarabunPSK" w:cs="TH SarabunPSK" w:hint="cs"/>
          <w:sz w:val="32"/>
          <w:szCs w:val="32"/>
          <w:cs/>
        </w:rPr>
        <w:t>เริ่มจากการผสมพันธุ์วัว</w:t>
      </w:r>
      <w:r w:rsidR="001C5448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5955EF">
        <w:rPr>
          <w:rFonts w:ascii="TH SarabunPSK" w:eastAsia="Arial Unicode MS" w:hAnsi="TH SarabunPSK" w:cs="TH SarabunPSK" w:hint="cs"/>
          <w:sz w:val="32"/>
          <w:szCs w:val="32"/>
          <w:cs/>
        </w:rPr>
        <w:t>รอให้วัวคลอดลูก</w:t>
      </w:r>
      <w:r w:rsidR="001C5448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130643">
        <w:rPr>
          <w:rFonts w:ascii="TH SarabunPSK" w:eastAsia="Arial Unicode MS" w:hAnsi="TH SarabunPSK" w:cs="TH SarabunPSK" w:hint="cs"/>
          <w:sz w:val="32"/>
          <w:szCs w:val="32"/>
          <w:cs/>
        </w:rPr>
        <w:t>และรีดน้ำนมซึ่งปริมาณน้ำนมของวัว</w:t>
      </w:r>
      <w:r w:rsidR="00387A22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แต่ละตัว ปริมาณของอาหารที่ต้องการ </w:t>
      </w:r>
      <w:r w:rsidR="00C86AB9">
        <w:rPr>
          <w:rFonts w:ascii="TH SarabunPSK" w:eastAsia="Arial Unicode MS" w:hAnsi="TH SarabunPSK" w:cs="TH SarabunPSK" w:hint="cs"/>
          <w:sz w:val="32"/>
          <w:szCs w:val="32"/>
          <w:cs/>
        </w:rPr>
        <w:t>จะ</w:t>
      </w:r>
      <w:r w:rsidR="00106BE4">
        <w:rPr>
          <w:rFonts w:ascii="TH SarabunPSK" w:eastAsia="Arial Unicode MS" w:hAnsi="TH SarabunPSK" w:cs="TH SarabunPSK" w:hint="cs"/>
          <w:sz w:val="32"/>
          <w:szCs w:val="32"/>
          <w:cs/>
        </w:rPr>
        <w:t>มีการเพิ่มขึ้นและลดลง</w:t>
      </w:r>
      <w:r w:rsidR="00F05555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ตาม </w:t>
      </w:r>
      <w:r w:rsidR="00F05555">
        <w:rPr>
          <w:rFonts w:ascii="TH SarabunPSK" w:eastAsia="Arial Unicode MS" w:hAnsi="TH SarabunPSK" w:cs="TH SarabunPSK"/>
          <w:sz w:val="32"/>
          <w:szCs w:val="32"/>
        </w:rPr>
        <w:t xml:space="preserve">lactation curve </w:t>
      </w:r>
      <w:r w:rsidR="008E6DC9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รูปที่ </w:t>
      </w:r>
      <w:r w:rsidR="008E6DC9">
        <w:rPr>
          <w:rFonts w:ascii="TH SarabunPSK" w:eastAsia="Arial Unicode MS" w:hAnsi="TH SarabunPSK" w:cs="TH SarabunPSK"/>
          <w:sz w:val="32"/>
          <w:szCs w:val="32"/>
        </w:rPr>
        <w:t xml:space="preserve">1 </w:t>
      </w:r>
      <w:r w:rsidR="008E6DC9">
        <w:rPr>
          <w:rFonts w:ascii="TH SarabunPSK" w:eastAsia="Arial Unicode MS" w:hAnsi="TH SarabunPSK" w:cs="TH SarabunPSK" w:hint="cs"/>
          <w:sz w:val="32"/>
          <w:szCs w:val="32"/>
          <w:cs/>
        </w:rPr>
        <w:t>และฟาร์มโคนมในประเทศไทย</w:t>
      </w:r>
      <w:r w:rsidR="00173B8E">
        <w:rPr>
          <w:rFonts w:ascii="TH SarabunPSK" w:eastAsia="Arial Unicode MS" w:hAnsi="TH SarabunPSK" w:cs="TH SarabunPSK" w:hint="cs"/>
          <w:sz w:val="32"/>
          <w:szCs w:val="32"/>
          <w:cs/>
        </w:rPr>
        <w:t>ส่วนใหญ่เป็นฟาร์มขนาดเล็กไม่มีการจดบันทึก</w:t>
      </w:r>
      <w:r w:rsidR="00891A67">
        <w:rPr>
          <w:rFonts w:ascii="TH SarabunPSK" w:eastAsia="Arial Unicode MS" w:hAnsi="TH SarabunPSK" w:cs="TH SarabunPSK" w:hint="cs"/>
          <w:sz w:val="32"/>
          <w:szCs w:val="32"/>
          <w:cs/>
        </w:rPr>
        <w:t>ปริมาณน้ำนม</w:t>
      </w:r>
      <w:r w:rsidR="00720E49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891A67">
        <w:rPr>
          <w:rFonts w:ascii="TH SarabunPSK" w:eastAsia="Arial Unicode MS" w:hAnsi="TH SarabunPSK" w:cs="TH SarabunPSK" w:hint="cs"/>
          <w:sz w:val="32"/>
          <w:szCs w:val="32"/>
          <w:cs/>
        </w:rPr>
        <w:t>และการผสมพันธุ์ จึงใช้วิธีการผสมพันธุ์</w:t>
      </w:r>
      <w:r w:rsidR="009D08B5">
        <w:rPr>
          <w:rFonts w:ascii="TH SarabunPSK" w:eastAsia="Arial Unicode MS" w:hAnsi="TH SarabunPSK" w:cs="TH SarabunPSK" w:hint="cs"/>
          <w:sz w:val="32"/>
          <w:szCs w:val="32"/>
          <w:cs/>
        </w:rPr>
        <w:t>ตามการติดสัตว์ของ</w:t>
      </w:r>
      <w:r w:rsidR="005F2C99">
        <w:rPr>
          <w:rFonts w:ascii="TH SarabunPSK" w:eastAsia="Arial Unicode MS" w:hAnsi="TH SarabunPSK" w:cs="TH SarabunPSK" w:hint="cs"/>
          <w:sz w:val="32"/>
          <w:szCs w:val="32"/>
          <w:cs/>
        </w:rPr>
        <w:t>วัว</w:t>
      </w:r>
      <w:r w:rsidR="009D08B5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วัว</w:t>
      </w:r>
      <w:r w:rsidR="005F2C99">
        <w:rPr>
          <w:rFonts w:ascii="TH SarabunPSK" w:eastAsia="Arial Unicode MS" w:hAnsi="TH SarabunPSK" w:cs="TH SarabunPSK" w:hint="cs"/>
          <w:sz w:val="32"/>
          <w:szCs w:val="32"/>
          <w:cs/>
        </w:rPr>
        <w:t>ติดสัตว์ช่วงไหนผสมช่วงนั้นทำให้ปริมาณน้ำนมเกิดการกระจุกตัว</w:t>
      </w:r>
      <w:r w:rsidR="00A843B1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ดังรูปที่ </w:t>
      </w:r>
      <w:r w:rsidR="00A843B1">
        <w:rPr>
          <w:rFonts w:ascii="TH SarabunPSK" w:eastAsia="Arial Unicode MS" w:hAnsi="TH SarabunPSK" w:cs="TH SarabunPSK"/>
          <w:sz w:val="32"/>
          <w:szCs w:val="32"/>
        </w:rPr>
        <w:t xml:space="preserve">2 </w:t>
      </w:r>
      <w:r w:rsidR="00A843B1">
        <w:rPr>
          <w:rFonts w:ascii="TH SarabunPSK" w:eastAsia="Arial Unicode MS" w:hAnsi="TH SarabunPSK" w:cs="TH SarabunPSK" w:hint="cs"/>
          <w:sz w:val="32"/>
          <w:szCs w:val="32"/>
          <w:cs/>
        </w:rPr>
        <w:t>เพราะปริมาณน้ำนมของวัวไม่เท่ากันในทุกช่วงของการให้นม</w:t>
      </w:r>
      <w:r w:rsidR="008761D3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ดังนั้น </w:t>
      </w:r>
      <w:r w:rsidR="00D94F67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การวัดปริมาณน้ำนมสำหรับวัวแต่ละตัวนั้นถือเป็น</w:t>
      </w:r>
      <w:r w:rsidR="00FC44F1">
        <w:rPr>
          <w:rFonts w:ascii="TH SarabunPSK" w:eastAsia="Arial Unicode MS" w:hAnsi="TH SarabunPSK" w:cs="TH SarabunPSK" w:hint="cs"/>
          <w:sz w:val="32"/>
          <w:szCs w:val="32"/>
          <w:cs/>
        </w:rPr>
        <w:t>เรื่อง</w:t>
      </w:r>
      <w:r w:rsidR="00D94F67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สำคัญ </w:t>
      </w:r>
      <w:r w:rsidR="00510F20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และเป็นพื้นฐานให้กับการ</w:t>
      </w:r>
      <w:r w:rsidR="0031183F">
        <w:rPr>
          <w:rFonts w:ascii="TH SarabunPSK" w:eastAsia="Arial Unicode MS" w:hAnsi="TH SarabunPSK" w:cs="TH SarabunPSK" w:hint="cs"/>
          <w:sz w:val="32"/>
          <w:szCs w:val="32"/>
          <w:cs/>
        </w:rPr>
        <w:t>วิเคราะห์ปัจจัย</w:t>
      </w:r>
      <w:r w:rsidR="00510F20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ต่าง </w:t>
      </w:r>
      <w:r w:rsidR="00D94F67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ๆ ที่ช่วยในการ</w:t>
      </w:r>
      <w:r w:rsidR="008C24C7">
        <w:rPr>
          <w:rFonts w:ascii="TH SarabunPSK" w:eastAsia="Arial Unicode MS" w:hAnsi="TH SarabunPSK" w:cs="TH SarabunPSK" w:hint="cs"/>
          <w:sz w:val="32"/>
          <w:szCs w:val="32"/>
          <w:cs/>
        </w:rPr>
        <w:t>บริหารจัดการ</w:t>
      </w:r>
      <w:r w:rsidR="00D94F67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เช่น การคัดเลือกแม่พั</w:t>
      </w:r>
      <w:r w:rsidR="00402AB3">
        <w:rPr>
          <w:rFonts w:ascii="TH SarabunPSK" w:eastAsia="Arial Unicode MS" w:hAnsi="TH SarabunPSK" w:cs="TH SarabunPSK" w:hint="cs"/>
          <w:sz w:val="32"/>
          <w:szCs w:val="32"/>
          <w:cs/>
        </w:rPr>
        <w:t>นธุ์</w:t>
      </w:r>
      <w:r w:rsidR="00D94F67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การคาดการณ์ผลผลิตน้ำนม</w:t>
      </w:r>
    </w:p>
    <w:p w14:paraId="28F377F4" w14:textId="0450127A" w:rsidR="00D94F67" w:rsidRPr="00B536C1" w:rsidRDefault="008173A1" w:rsidP="00817E3D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>ทีมผู้พัฒนา</w:t>
      </w:r>
      <w:r w:rsidR="00D94F67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มีความต้องการที่จะช่วยในการลดขั้นตอน</w:t>
      </w:r>
      <w:r w:rsidR="001F7CE7">
        <w:rPr>
          <w:rFonts w:ascii="TH SarabunPSK" w:eastAsia="Arial Unicode MS" w:hAnsi="TH SarabunPSK" w:cs="TH SarabunPSK" w:hint="cs"/>
          <w:sz w:val="32"/>
          <w:szCs w:val="32"/>
          <w:cs/>
        </w:rPr>
        <w:t>และภาระของเกษตรกร</w:t>
      </w:r>
      <w:r w:rsidR="00D94F67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โดย</w:t>
      </w:r>
      <w:r w:rsidR="001F7CE7">
        <w:rPr>
          <w:rFonts w:ascii="TH SarabunPSK" w:eastAsia="Arial Unicode MS" w:hAnsi="TH SarabunPSK" w:cs="TH SarabunPSK" w:hint="cs"/>
          <w:sz w:val="32"/>
          <w:szCs w:val="32"/>
          <w:cs/>
        </w:rPr>
        <w:t>พัฒนา</w:t>
      </w:r>
      <w:r w:rsidR="00D94F67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ให้เป็นระบบอัตโนมัติ </w:t>
      </w:r>
      <w:r w:rsidR="002C7125">
        <w:rPr>
          <w:rFonts w:ascii="TH SarabunPSK" w:eastAsia="Arial Unicode MS" w:hAnsi="TH SarabunPSK" w:cs="TH SarabunPSK" w:hint="cs"/>
          <w:sz w:val="32"/>
          <w:szCs w:val="32"/>
          <w:cs/>
        </w:rPr>
        <w:t>ต้นทุนต่ำ</w:t>
      </w:r>
      <w:r w:rsidR="00F4241C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F4241C">
        <w:rPr>
          <w:rFonts w:ascii="TH SarabunPSK" w:eastAsia="Arial Unicode MS" w:hAnsi="TH SarabunPSK" w:cs="TH SarabunPSK" w:hint="cs"/>
          <w:sz w:val="32"/>
          <w:szCs w:val="32"/>
          <w:cs/>
        </w:rPr>
        <w:t>และ</w:t>
      </w:r>
      <w:r w:rsidR="00F4241C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ใช้งานได้อยากสะดวก</w:t>
      </w:r>
      <w:r w:rsidR="002C7125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D94F67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เพื่อ</w:t>
      </w:r>
      <w:r w:rsidR="008760A6">
        <w:rPr>
          <w:rFonts w:ascii="TH SarabunPSK" w:eastAsia="Arial Unicode MS" w:hAnsi="TH SarabunPSK" w:cs="TH SarabunPSK" w:hint="cs"/>
          <w:sz w:val="32"/>
          <w:szCs w:val="32"/>
          <w:cs/>
        </w:rPr>
        <w:t>วัดปริมาณน้ำนมราย</w:t>
      </w:r>
      <w:r w:rsidR="00F4241C">
        <w:rPr>
          <w:rFonts w:ascii="TH SarabunPSK" w:eastAsia="Arial Unicode MS" w:hAnsi="TH SarabunPSK" w:cs="TH SarabunPSK" w:hint="cs"/>
          <w:sz w:val="32"/>
          <w:szCs w:val="32"/>
          <w:cs/>
        </w:rPr>
        <w:t>ตัว</w:t>
      </w:r>
      <w:r w:rsidR="00D94F67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</w:p>
    <w:p w14:paraId="318FF1AB" w14:textId="6EBF3019" w:rsidR="00323130" w:rsidRPr="00B536C1" w:rsidRDefault="00323130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</w:p>
    <w:p w14:paraId="318FF1AC" w14:textId="77777777" w:rsidR="00323130" w:rsidRPr="00B536C1" w:rsidRDefault="00D55D8E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hAnsi="TH SarabunPSK" w:cs="TH SarabunPSK"/>
          <w:noProof/>
          <w:color w:val="000000"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t xml:space="preserve">3. </w:t>
      </w:r>
      <w:r w:rsidRPr="00B536C1">
        <w:rPr>
          <w:rFonts w:ascii="TH SarabunPSK" w:eastAsia="Angsana New" w:hAnsi="TH SarabunPSK" w:cs="TH SarabunPSK" w:hint="cs"/>
          <w:b/>
          <w:noProof/>
          <w:color w:val="000000"/>
          <w:sz w:val="32"/>
          <w:szCs w:val="32"/>
        </w:rPr>
        <w:t>สมมติฐานและแนวคิดทางวิทยาศาสตร์ที่นำมาใช้</w:t>
      </w:r>
    </w:p>
    <w:p w14:paraId="19100D8A" w14:textId="77777777" w:rsidR="00D94F67" w:rsidRPr="00B536C1" w:rsidRDefault="00D94F67" w:rsidP="00817E3D">
      <w:pPr>
        <w:spacing w:after="0" w:line="240" w:lineRule="auto"/>
        <w:ind w:firstLine="348"/>
        <w:jc w:val="thaiDistribute"/>
        <w:rPr>
          <w:rFonts w:ascii="TH SarabunPSK" w:eastAsia="Arial Unicode MS" w:hAnsi="TH SarabunPSK" w:cs="TH SarabunPSK"/>
          <w:sz w:val="32"/>
          <w:szCs w:val="32"/>
        </w:rPr>
      </w:pPr>
      <w:r w:rsidRPr="00B536C1">
        <w:rPr>
          <w:rFonts w:ascii="TH SarabunPSK" w:eastAsia="Arial Unicode MS" w:hAnsi="TH SarabunPSK" w:cs="TH SarabunPSK" w:hint="cs"/>
          <w:b/>
          <w:bCs/>
          <w:sz w:val="32"/>
          <w:szCs w:val="32"/>
          <w:cs/>
        </w:rPr>
        <w:t>สมมติฐาน</w:t>
      </w:r>
    </w:p>
    <w:p w14:paraId="5016064B" w14:textId="6DA98643" w:rsidR="00D94F67" w:rsidRPr="00B536C1" w:rsidRDefault="00D94F67" w:rsidP="00817E3D">
      <w:pPr>
        <w:spacing w:after="0" w:line="240" w:lineRule="auto"/>
        <w:ind w:firstLine="348"/>
        <w:jc w:val="thaiDistribute"/>
        <w:rPr>
          <w:rFonts w:ascii="TH SarabunPSK" w:hAnsi="TH SarabunPSK" w:cs="TH SarabunPSK"/>
          <w:sz w:val="32"/>
          <w:szCs w:val="32"/>
        </w:rPr>
      </w:pPr>
      <w:r w:rsidRPr="00B536C1">
        <w:rPr>
          <w:rFonts w:ascii="TH SarabunPSK" w:eastAsia="Arial Unicode MS" w:hAnsi="TH SarabunPSK" w:cs="TH SarabunPSK" w:hint="cs"/>
          <w:sz w:val="32"/>
          <w:szCs w:val="32"/>
        </w:rPr>
        <w:t xml:space="preserve">- </w:t>
      </w:r>
      <w:r w:rsidR="000C1580">
        <w:rPr>
          <w:rFonts w:ascii="TH SarabunPSK" w:eastAsia="Arial Unicode MS" w:hAnsi="TH SarabunPSK" w:cs="TH SarabunPSK" w:hint="cs"/>
          <w:sz w:val="32"/>
          <w:szCs w:val="32"/>
          <w:cs/>
        </w:rPr>
        <w:t>ระบบ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สามารถวัด และวิเคราะห์ข้อมูลปริมาณน้ำนมวัวของแต่ละตัวได้</w:t>
      </w:r>
      <w:r w:rsidR="00493432">
        <w:rPr>
          <w:rFonts w:ascii="TH SarabunPSK" w:eastAsia="Arial Unicode MS" w:hAnsi="TH SarabunPSK" w:cs="TH SarabunPSK" w:hint="cs"/>
          <w:sz w:val="32"/>
          <w:szCs w:val="32"/>
          <w:cs/>
        </w:rPr>
        <w:t>โดยอาศัยการชั่งน้ำหนักนม</w:t>
      </w:r>
    </w:p>
    <w:p w14:paraId="77FC3E1D" w14:textId="27EB241E" w:rsidR="00D94F67" w:rsidRPr="00B536C1" w:rsidRDefault="00D94F67" w:rsidP="00817E3D">
      <w:pPr>
        <w:spacing w:after="0" w:line="240" w:lineRule="auto"/>
        <w:ind w:firstLine="348"/>
        <w:jc w:val="thaiDistribute"/>
        <w:rPr>
          <w:rFonts w:ascii="TH SarabunPSK" w:hAnsi="TH SarabunPSK" w:cs="TH SarabunPSK"/>
          <w:sz w:val="32"/>
          <w:szCs w:val="32"/>
        </w:rPr>
      </w:pPr>
      <w:r w:rsidRPr="00B536C1">
        <w:rPr>
          <w:rFonts w:ascii="TH SarabunPSK" w:eastAsia="Arial Unicode MS" w:hAnsi="TH SarabunPSK" w:cs="TH SarabunPSK" w:hint="cs"/>
          <w:sz w:val="32"/>
          <w:szCs w:val="32"/>
        </w:rPr>
        <w:t xml:space="preserve">- 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ระบบ</w:t>
      </w:r>
      <w:r w:rsidR="00A94DDD">
        <w:rPr>
          <w:rFonts w:ascii="TH SarabunPSK" w:eastAsia="Arial Unicode MS" w:hAnsi="TH SarabunPSK" w:cs="TH SarabunPSK" w:hint="cs"/>
          <w:sz w:val="32"/>
          <w:szCs w:val="32"/>
          <w:cs/>
        </w:rPr>
        <w:t>ที่พัฒนาให้เป็น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อัตโนมัติ</w:t>
      </w:r>
      <w:r w:rsidR="004B4D21">
        <w:rPr>
          <w:rFonts w:ascii="TH SarabunPSK" w:eastAsia="Arial Unicode MS" w:hAnsi="TH SarabunPSK" w:cs="TH SarabunPSK" w:hint="cs"/>
          <w:sz w:val="32"/>
          <w:szCs w:val="32"/>
          <w:cs/>
        </w:rPr>
        <w:t>โดย</w:t>
      </w:r>
      <w:r w:rsidR="003B3291">
        <w:rPr>
          <w:rFonts w:ascii="TH SarabunPSK" w:eastAsia="Arial Unicode MS" w:hAnsi="TH SarabunPSK" w:cs="TH SarabunPSK" w:hint="cs"/>
          <w:sz w:val="32"/>
          <w:szCs w:val="32"/>
          <w:cs/>
        </w:rPr>
        <w:t>เพิ่มขั้นตอนให้กับเกษตรกรน้อยที่สุด จะทำให้เกษตรกร</w:t>
      </w:r>
      <w:r w:rsidR="00BE538B">
        <w:rPr>
          <w:rFonts w:ascii="TH SarabunPSK" w:eastAsia="Arial Unicode MS" w:hAnsi="TH SarabunPSK" w:cs="TH SarabunPSK" w:hint="cs"/>
          <w:sz w:val="32"/>
          <w:szCs w:val="32"/>
          <w:cs/>
        </w:rPr>
        <w:t>รู้สึกว่าไม่เป็นภาระ และจะให้ความร่วมมือในการ</w:t>
      </w:r>
      <w:r w:rsidR="00A270C4">
        <w:rPr>
          <w:rFonts w:ascii="TH SarabunPSK" w:eastAsia="Arial Unicode MS" w:hAnsi="TH SarabunPSK" w:cs="TH SarabunPSK" w:hint="cs"/>
          <w:sz w:val="32"/>
          <w:szCs w:val="32"/>
          <w:cs/>
        </w:rPr>
        <w:t>เก็บข้อมูล</w:t>
      </w:r>
      <w:r w:rsidR="00D83897">
        <w:rPr>
          <w:rFonts w:ascii="TH SarabunPSK" w:eastAsia="Arial Unicode MS" w:hAnsi="TH SarabunPSK" w:cs="TH SarabunPSK" w:hint="cs"/>
          <w:sz w:val="32"/>
          <w:szCs w:val="32"/>
          <w:cs/>
        </w:rPr>
        <w:t>ได้อย่างครบถ้วน</w:t>
      </w:r>
    </w:p>
    <w:p w14:paraId="22E7DAB2" w14:textId="340BF1DC" w:rsidR="00D94F67" w:rsidRDefault="00D94F67" w:rsidP="00817E3D">
      <w:pPr>
        <w:spacing w:after="0" w:line="240" w:lineRule="auto"/>
        <w:ind w:firstLine="348"/>
        <w:jc w:val="thaiDistribute"/>
        <w:rPr>
          <w:rFonts w:ascii="TH SarabunPSK" w:hAnsi="TH SarabunPSK" w:cs="TH SarabunPSK"/>
          <w:sz w:val="32"/>
          <w:szCs w:val="32"/>
        </w:rPr>
      </w:pPr>
      <w:r w:rsidRPr="00B536C1">
        <w:rPr>
          <w:rFonts w:ascii="TH SarabunPSK" w:eastAsia="Arial Unicode MS" w:hAnsi="TH SarabunPSK" w:cs="TH SarabunPSK" w:hint="cs"/>
          <w:sz w:val="32"/>
          <w:szCs w:val="32"/>
        </w:rPr>
        <w:t xml:space="preserve">- </w:t>
      </w:r>
      <w:r w:rsidR="00FE7F8E">
        <w:rPr>
          <w:rFonts w:ascii="TH SarabunPSK" w:eastAsia="Arial Unicode MS" w:hAnsi="TH SarabunPSK" w:cs="TH SarabunPSK" w:hint="cs"/>
          <w:sz w:val="32"/>
          <w:szCs w:val="32"/>
          <w:cs/>
        </w:rPr>
        <w:t>ข้อมูลปริมาณน้ำนมจากวัวรายตัวสามารถนำไปวิเคราะห</w:t>
      </w:r>
      <w:r w:rsidR="00B866C4">
        <w:rPr>
          <w:rFonts w:ascii="TH SarabunPSK" w:eastAsia="Arial Unicode MS" w:hAnsi="TH SarabunPSK" w:cs="TH SarabunPSK" w:hint="cs"/>
          <w:sz w:val="32"/>
          <w:szCs w:val="32"/>
          <w:cs/>
        </w:rPr>
        <w:t>์และ</w:t>
      </w:r>
      <w:r w:rsidR="000C5688">
        <w:rPr>
          <w:rFonts w:ascii="TH SarabunPSK" w:eastAsia="Arial Unicode MS" w:hAnsi="TH SarabunPSK" w:cs="TH SarabunPSK" w:hint="cs"/>
          <w:sz w:val="32"/>
          <w:szCs w:val="32"/>
          <w:cs/>
        </w:rPr>
        <w:t>วางแผนการ</w:t>
      </w:r>
      <w:r w:rsidR="009175EC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ควบคุมให้ได้ผลผลิตน้ำนมที่สม่ำเสมอ </w:t>
      </w:r>
      <w:r w:rsidR="00B866C4">
        <w:rPr>
          <w:rFonts w:ascii="TH SarabunPSK" w:eastAsia="Arial Unicode MS" w:hAnsi="TH SarabunPSK" w:cs="TH SarabunPSK" w:hint="cs"/>
          <w:sz w:val="32"/>
          <w:szCs w:val="32"/>
          <w:cs/>
        </w:rPr>
        <w:t>วางแผนการให้อาหารตามที่วัวแต่ละตัวต้องการ</w:t>
      </w:r>
      <w:r w:rsidR="00B10AB2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เพื่อ</w:t>
      </w:r>
      <w:r w:rsidR="006C4042">
        <w:rPr>
          <w:rFonts w:ascii="TH SarabunPSK" w:eastAsia="Arial Unicode MS" w:hAnsi="TH SarabunPSK" w:cs="TH SarabunPSK" w:hint="cs"/>
          <w:sz w:val="32"/>
          <w:szCs w:val="32"/>
          <w:cs/>
        </w:rPr>
        <w:t>แก้</w:t>
      </w:r>
      <w:r w:rsidR="00AC7A4F">
        <w:rPr>
          <w:rFonts w:ascii="TH SarabunPSK" w:eastAsia="Arial Unicode MS" w:hAnsi="TH SarabunPSK" w:cs="TH SarabunPSK" w:hint="cs"/>
          <w:sz w:val="32"/>
          <w:szCs w:val="32"/>
          <w:cs/>
        </w:rPr>
        <w:t>ปัญหา</w:t>
      </w:r>
      <w:r w:rsidR="00E443E6">
        <w:rPr>
          <w:rFonts w:ascii="TH SarabunPSK" w:eastAsia="Arial Unicode MS" w:hAnsi="TH SarabunPSK" w:cs="TH SarabunPSK" w:hint="cs"/>
          <w:sz w:val="32"/>
          <w:szCs w:val="32"/>
          <w:cs/>
        </w:rPr>
        <w:t>นมขาดหรือล้นตลาด</w:t>
      </w:r>
      <w:r w:rsidR="00B10AB2">
        <w:rPr>
          <w:rFonts w:ascii="TH SarabunPSK" w:eastAsia="Arial Unicode MS" w:hAnsi="TH SarabunPSK" w:cs="TH SarabunPSK" w:hint="cs"/>
          <w:sz w:val="32"/>
          <w:szCs w:val="32"/>
          <w:cs/>
        </w:rPr>
        <w:t>และลดต้นทุนค่าอาหารได้</w:t>
      </w:r>
      <w:r w:rsidR="00211C3A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ทำให้เกษตรกร สหกรณ์โคนม และบริษัทในอุตสา</w:t>
      </w:r>
      <w:r w:rsidR="006129C4">
        <w:rPr>
          <w:rFonts w:ascii="TH SarabunPSK" w:eastAsia="Arial Unicode MS" w:hAnsi="TH SarabunPSK" w:cs="TH SarabunPSK" w:hint="cs"/>
          <w:sz w:val="32"/>
          <w:szCs w:val="32"/>
          <w:cs/>
        </w:rPr>
        <w:t>ห</w:t>
      </w:r>
      <w:r w:rsidR="00211C3A">
        <w:rPr>
          <w:rFonts w:ascii="TH SarabunPSK" w:eastAsia="Arial Unicode MS" w:hAnsi="TH SarabunPSK" w:cs="TH SarabunPSK" w:hint="cs"/>
          <w:sz w:val="32"/>
          <w:szCs w:val="32"/>
          <w:cs/>
        </w:rPr>
        <w:t>กรรมโคนมสามารถวางแผนธุรกิจระยะยาวได้</w:t>
      </w:r>
    </w:p>
    <w:p w14:paraId="7F2F79C0" w14:textId="6B6A6ED7" w:rsidR="00CE2D11" w:rsidRPr="00B536C1" w:rsidRDefault="00CE2D11" w:rsidP="00817E3D">
      <w:pPr>
        <w:spacing w:after="0" w:line="240" w:lineRule="auto"/>
        <w:ind w:firstLine="348"/>
        <w:jc w:val="thaiDistribute"/>
        <w:rPr>
          <w:rFonts w:ascii="TH SarabunPSK" w:hAnsi="TH SarabunPSK" w:cs="TH SarabunPSK"/>
          <w:sz w:val="32"/>
          <w:szCs w:val="32"/>
        </w:rPr>
      </w:pPr>
    </w:p>
    <w:p w14:paraId="33BD9164" w14:textId="77777777" w:rsidR="00D94F67" w:rsidRPr="00B536C1" w:rsidRDefault="00D94F67" w:rsidP="00817E3D">
      <w:pPr>
        <w:spacing w:after="0" w:line="240" w:lineRule="auto"/>
        <w:ind w:firstLine="348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536C1">
        <w:rPr>
          <w:rFonts w:ascii="TH SarabunPSK" w:eastAsia="Arial Unicode MS" w:hAnsi="TH SarabunPSK" w:cs="TH SarabunPSK" w:hint="cs"/>
          <w:b/>
          <w:bCs/>
          <w:sz w:val="32"/>
          <w:szCs w:val="32"/>
          <w:cs/>
        </w:rPr>
        <w:t>แนวคิดทางวิทยาศาสตร์</w:t>
      </w:r>
    </w:p>
    <w:p w14:paraId="0A7F820C" w14:textId="4516FD41" w:rsidR="00D94F67" w:rsidRPr="00B536C1" w:rsidRDefault="00D94F67" w:rsidP="00817E3D">
      <w:pPr>
        <w:spacing w:after="0" w:line="240" w:lineRule="auto"/>
        <w:ind w:firstLine="348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536C1">
        <w:rPr>
          <w:rFonts w:ascii="TH SarabunPSK" w:eastAsia="Arial Unicode MS" w:hAnsi="TH SarabunPSK" w:cs="TH SarabunPSK" w:hint="cs"/>
          <w:sz w:val="32"/>
          <w:szCs w:val="32"/>
        </w:rPr>
        <w:t xml:space="preserve">- 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ใช้</w:t>
      </w:r>
      <w:r w:rsidR="00585CB8">
        <w:rPr>
          <w:rFonts w:ascii="TH SarabunPSK" w:eastAsia="Arial Unicode MS" w:hAnsi="TH SarabunPSK" w:cs="TH SarabunPSK" w:hint="cs"/>
          <w:sz w:val="32"/>
          <w:szCs w:val="32"/>
          <w:cs/>
        </w:rPr>
        <w:t>เซนเซอร์</w:t>
      </w:r>
      <w:r w:rsidR="000A605A">
        <w:rPr>
          <w:rFonts w:ascii="TH SarabunPSK" w:eastAsia="Arial Unicode MS" w:hAnsi="TH SarabunPSK" w:cs="TH SarabunPSK" w:hint="cs"/>
          <w:sz w:val="32"/>
          <w:szCs w:val="32"/>
          <w:cs/>
        </w:rPr>
        <w:t>ตรวจ</w:t>
      </w:r>
      <w:r w:rsidR="00585CB8">
        <w:rPr>
          <w:rFonts w:ascii="TH SarabunPSK" w:eastAsia="Arial Unicode MS" w:hAnsi="TH SarabunPSK" w:cs="TH SarabunPSK" w:hint="cs"/>
          <w:sz w:val="32"/>
          <w:szCs w:val="32"/>
          <w:cs/>
        </w:rPr>
        <w:t>วัดน้ำหนัก</w:t>
      </w:r>
      <w:r w:rsidR="00585CB8">
        <w:rPr>
          <w:rFonts w:ascii="TH SarabunPSK" w:eastAsia="Arial Unicode MS" w:hAnsi="TH SarabunPSK" w:cs="TH SarabunPSK"/>
          <w:sz w:val="32"/>
          <w:szCs w:val="32"/>
        </w:rPr>
        <w:t xml:space="preserve"> (l</w:t>
      </w:r>
      <w:r w:rsidRPr="00B536C1">
        <w:rPr>
          <w:rFonts w:ascii="TH SarabunPSK" w:eastAsia="Arial Unicode MS" w:hAnsi="TH SarabunPSK" w:cs="TH SarabunPSK" w:hint="cs"/>
          <w:sz w:val="32"/>
          <w:szCs w:val="32"/>
        </w:rPr>
        <w:t>oad cell</w:t>
      </w:r>
      <w:r w:rsidR="00585CB8">
        <w:rPr>
          <w:rFonts w:ascii="TH SarabunPSK" w:eastAsia="Arial Unicode MS" w:hAnsi="TH SarabunPSK" w:cs="TH SarabunPSK"/>
          <w:sz w:val="32"/>
          <w:szCs w:val="32"/>
        </w:rPr>
        <w:t>)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0A605A">
        <w:rPr>
          <w:rFonts w:ascii="TH SarabunPSK" w:eastAsia="Arial Unicode MS" w:hAnsi="TH SarabunPSK" w:cs="TH SarabunPSK" w:hint="cs"/>
          <w:sz w:val="32"/>
          <w:szCs w:val="32"/>
          <w:cs/>
        </w:rPr>
        <w:t>เพื่อ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วัดน้ำหนักผ่านแรงกดจากมวลของนมที่อยู่ในถังน้ำนมเนื่องมาจากความโน้มถ่วงของโลก</w:t>
      </w:r>
    </w:p>
    <w:p w14:paraId="58ACBC3B" w14:textId="09C5DFC5" w:rsidR="00D94F67" w:rsidRPr="00B536C1" w:rsidRDefault="00D94F67" w:rsidP="00817E3D">
      <w:pPr>
        <w:spacing w:after="0" w:line="240" w:lineRule="auto"/>
        <w:ind w:firstLine="348"/>
        <w:jc w:val="thaiDistribute"/>
        <w:rPr>
          <w:rFonts w:ascii="TH SarabunPSK" w:hAnsi="TH SarabunPSK" w:cs="TH SarabunPSK"/>
          <w:sz w:val="32"/>
          <w:szCs w:val="32"/>
        </w:rPr>
      </w:pPr>
      <w:r w:rsidRPr="00B536C1">
        <w:rPr>
          <w:rFonts w:ascii="TH SarabunPSK" w:eastAsia="Arial Unicode MS" w:hAnsi="TH SarabunPSK" w:cs="TH SarabunPSK" w:hint="cs"/>
          <w:sz w:val="32"/>
          <w:szCs w:val="32"/>
        </w:rPr>
        <w:t xml:space="preserve">- </w:t>
      </w:r>
      <w:r w:rsidR="003B740B">
        <w:rPr>
          <w:rFonts w:ascii="TH SarabunPSK" w:eastAsia="Arial Unicode MS" w:hAnsi="TH SarabunPSK" w:cs="TH SarabunPSK" w:hint="cs"/>
          <w:sz w:val="32"/>
          <w:szCs w:val="32"/>
          <w:cs/>
        </w:rPr>
        <w:t>บันทึก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และอ่าน</w:t>
      </w:r>
      <w:r w:rsidR="00F37BFC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ตัวตนของวัว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ผ่าน </w:t>
      </w:r>
      <w:r w:rsidRPr="00B536C1">
        <w:rPr>
          <w:rFonts w:ascii="TH SarabunPSK" w:eastAsia="Arial Unicode MS" w:hAnsi="TH SarabunPSK" w:cs="TH SarabunPSK" w:hint="cs"/>
          <w:sz w:val="32"/>
          <w:szCs w:val="32"/>
        </w:rPr>
        <w:t xml:space="preserve">RFID 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โดยใช้สนามแม่เหล็กไฟฟ้าจากตัวอ่าน</w:t>
      </w:r>
      <w:r w:rsidR="00F37BFC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(</w:t>
      </w:r>
      <w:r w:rsidRPr="00B536C1">
        <w:rPr>
          <w:rFonts w:ascii="TH SarabunPSK" w:eastAsia="Arial Unicode MS" w:hAnsi="TH SarabunPSK" w:cs="TH SarabunPSK" w:hint="cs"/>
          <w:sz w:val="32"/>
          <w:szCs w:val="32"/>
        </w:rPr>
        <w:t>reader)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F37BFC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ส่ง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ไป</w:t>
      </w:r>
      <w:r w:rsidR="00F37BFC" w:rsidRPr="00B536C1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อุปกรณ์แท็ก 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(</w:t>
      </w:r>
      <w:r w:rsidRPr="00B536C1">
        <w:rPr>
          <w:rFonts w:ascii="TH SarabunPSK" w:eastAsia="Arial Unicode MS" w:hAnsi="TH SarabunPSK" w:cs="TH SarabunPSK" w:hint="cs"/>
          <w:sz w:val="32"/>
          <w:szCs w:val="32"/>
        </w:rPr>
        <w:t>tag)</w:t>
      </w:r>
      <w:r w:rsidR="00D11726">
        <w:rPr>
          <w:rFonts w:ascii="TH SarabunPSK" w:eastAsia="Arial Unicode MS" w:hAnsi="TH SarabunPSK" w:cs="TH SarabunPSK" w:hint="cs"/>
          <w:sz w:val="32"/>
          <w:szCs w:val="32"/>
          <w:cs/>
        </w:rPr>
        <w:t>ที่ติดอยู่บนตัววัว</w:t>
      </w:r>
    </w:p>
    <w:p w14:paraId="75BE1446" w14:textId="07ADF8D8" w:rsidR="00D94F67" w:rsidRDefault="00D94F67" w:rsidP="00817E3D">
      <w:pPr>
        <w:spacing w:after="0" w:line="240" w:lineRule="auto"/>
        <w:ind w:firstLine="348"/>
        <w:jc w:val="thaiDistribute"/>
        <w:rPr>
          <w:rFonts w:ascii="TH SarabunPSK" w:hAnsi="TH SarabunPSK" w:cs="TH SarabunPSK"/>
          <w:sz w:val="32"/>
          <w:szCs w:val="32"/>
        </w:rPr>
      </w:pPr>
      <w:r w:rsidRPr="00B536C1">
        <w:rPr>
          <w:rFonts w:ascii="TH SarabunPSK" w:eastAsia="Arial Unicode MS" w:hAnsi="TH SarabunPSK" w:cs="TH SarabunPSK" w:hint="cs"/>
          <w:sz w:val="32"/>
          <w:szCs w:val="32"/>
        </w:rPr>
        <w:t xml:space="preserve">- 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ประมวณผล</w:t>
      </w:r>
      <w:r w:rsidR="00D11726">
        <w:rPr>
          <w:rFonts w:ascii="TH SarabunPSK" w:eastAsia="Arial Unicode MS" w:hAnsi="TH SarabunPSK" w:cs="TH SarabunPSK" w:hint="cs"/>
          <w:sz w:val="32"/>
          <w:szCs w:val="32"/>
          <w:cs/>
        </w:rPr>
        <w:t>ข้อมูลที่รวบรวมได้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และคาดการณ์ปริมาณน้ำนมดิบในอนาคตผ่านข้อมูลที่รวบรวม</w:t>
      </w:r>
      <w:r w:rsidR="00CD1FEF">
        <w:rPr>
          <w:rFonts w:ascii="TH SarabunPSK" w:eastAsia="Arial Unicode MS" w:hAnsi="TH SarabunPSK" w:cs="TH SarabunPSK" w:hint="cs"/>
          <w:sz w:val="32"/>
          <w:szCs w:val="32"/>
          <w:cs/>
        </w:rPr>
        <w:t>ได้จาก</w:t>
      </w:r>
      <w:r w:rsidRPr="00B536C1">
        <w:rPr>
          <w:rFonts w:ascii="TH SarabunPSK" w:eastAsia="Arial Unicode MS" w:hAnsi="TH SarabunPSK" w:cs="TH SarabunPSK" w:hint="cs"/>
          <w:sz w:val="32"/>
          <w:szCs w:val="32"/>
          <w:cs/>
        </w:rPr>
        <w:t>อดีต</w:t>
      </w:r>
    </w:p>
    <w:p w14:paraId="1C9ADEAB" w14:textId="70ABFFC3" w:rsidR="000F2EC8" w:rsidRPr="00B536C1" w:rsidRDefault="000F2EC8" w:rsidP="00817E3D">
      <w:pPr>
        <w:spacing w:after="0" w:line="240" w:lineRule="auto"/>
        <w:ind w:firstLine="348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94CC3">
        <w:rPr>
          <w:rFonts w:ascii="TH SarabunPSK" w:hAnsi="TH SarabunPSK" w:cs="TH SarabunPSK" w:hint="cs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กราฟปริมาณน้ำนมวัว </w:t>
      </w:r>
      <w:r>
        <w:rPr>
          <w:rFonts w:ascii="TH SarabunPSK" w:hAnsi="TH SarabunPSK" w:cs="TH SarabunPSK"/>
          <w:sz w:val="32"/>
          <w:szCs w:val="32"/>
        </w:rPr>
        <w:t xml:space="preserve">(lactation curve) </w:t>
      </w:r>
      <w:r w:rsidR="002C674A">
        <w:rPr>
          <w:rFonts w:ascii="TH SarabunPSK" w:hAnsi="TH SarabunPSK" w:cs="TH SarabunPSK" w:hint="cs"/>
          <w:sz w:val="32"/>
          <w:szCs w:val="32"/>
          <w:cs/>
        </w:rPr>
        <w:t>ที่เกี่ยวข้องกับปริมาณการกินอาหารของวัว</w:t>
      </w:r>
      <w:r w:rsidR="00294CC3">
        <w:rPr>
          <w:rFonts w:ascii="TH SarabunPSK" w:hAnsi="TH SarabunPSK" w:cs="TH SarabunPSK" w:hint="cs"/>
          <w:sz w:val="32"/>
          <w:szCs w:val="32"/>
          <w:cs/>
        </w:rPr>
        <w:t>เพื่อวิเคราะห์วันที่เหมาะสมในการผสมพันธุ์</w:t>
      </w:r>
      <w:r w:rsidR="00082B2A">
        <w:rPr>
          <w:rFonts w:ascii="TH SarabunPSK" w:hAnsi="TH SarabunPSK" w:cs="TH SarabunPSK" w:hint="cs"/>
          <w:sz w:val="32"/>
          <w:szCs w:val="32"/>
          <w:cs/>
        </w:rPr>
        <w:t xml:space="preserve"> สายพันธุ์วัวที่ให้ปริมาณน้ำนมมาก ปริมาณอาหารที่วัวต้องการ </w:t>
      </w:r>
      <w:r w:rsidR="00091618">
        <w:rPr>
          <w:rFonts w:ascii="TH SarabunPSK" w:hAnsi="TH SarabunPSK" w:cs="TH SarabunPSK" w:hint="cs"/>
          <w:sz w:val="32"/>
          <w:szCs w:val="32"/>
          <w:cs/>
        </w:rPr>
        <w:t>ปริมาณน้ำนมวัวที่จะได้ในแต่ละวัน และความผิดปกติของวัวแต่ละตัว</w:t>
      </w:r>
    </w:p>
    <w:p w14:paraId="0DA545E2" w14:textId="77777777" w:rsidR="000F2EC8" w:rsidRDefault="000F2EC8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6DEA38EA" w14:textId="77777777" w:rsidR="00091618" w:rsidRDefault="00D55D8E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hAnsi="TH SarabunPSK" w:cs="TH SarabunPSK"/>
          <w:noProof/>
          <w:color w:val="000000"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t xml:space="preserve">4. </w:t>
      </w:r>
      <w:r w:rsidRPr="00B536C1">
        <w:rPr>
          <w:rFonts w:ascii="TH SarabunPSK" w:eastAsia="Angsana New" w:hAnsi="TH SarabunPSK" w:cs="TH SarabunPSK" w:hint="cs"/>
          <w:b/>
          <w:noProof/>
          <w:color w:val="000000"/>
          <w:sz w:val="32"/>
          <w:szCs w:val="32"/>
        </w:rPr>
        <w:t xml:space="preserve">แผนการดำเนินงาน </w:t>
      </w:r>
      <w:r w:rsidRPr="00B536C1">
        <w:rPr>
          <w:rFonts w:ascii="TH SarabunPSK" w:eastAsia="Angsana New" w:hAnsi="TH SarabunPSK" w:cs="TH SarabunPSK" w:hint="cs"/>
          <w:noProof/>
          <w:color w:val="000000"/>
          <w:sz w:val="32"/>
          <w:szCs w:val="32"/>
        </w:rPr>
        <w:t>(อธิบายถึงขั้นตอนและวิธีการทางเทคนิคที่จะดำเนินการให้บรรลุตามวัตถุประสงค์)</w:t>
      </w:r>
    </w:p>
    <w:p w14:paraId="75BDB72C" w14:textId="14B739D1" w:rsidR="00636D89" w:rsidRPr="00091618" w:rsidRDefault="00091618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hAnsi="TH SarabunPSK" w:cs="TH SarabunPSK"/>
          <w:noProof/>
          <w:color w:val="000000"/>
          <w:sz w:val="32"/>
          <w:szCs w:val="32"/>
        </w:rPr>
      </w:pPr>
      <w:r>
        <w:rPr>
          <w:rFonts w:ascii="TH SarabunPSK" w:eastAsia="Angsana New" w:hAnsi="TH SarabunPSK" w:cs="TH SarabunPSK"/>
          <w:b/>
          <w:bCs/>
          <w:noProof/>
          <w:sz w:val="32"/>
          <w:szCs w:val="32"/>
          <w:cs/>
        </w:rPr>
        <w:tab/>
      </w:r>
      <w:r w:rsidR="00636D89" w:rsidRPr="00B536C1">
        <w:rPr>
          <w:rFonts w:ascii="TH SarabunPSK" w:eastAsia="Angsana New" w:hAnsi="TH SarabunPSK" w:cs="TH SarabunPSK" w:hint="cs"/>
          <w:b/>
          <w:bCs/>
          <w:noProof/>
          <w:sz w:val="32"/>
          <w:szCs w:val="32"/>
          <w:cs/>
        </w:rPr>
        <w:t>ศึกษาเครื่องมือและระบบงานที่เกี่ยวข้อง</w:t>
      </w:r>
    </w:p>
    <w:p w14:paraId="48EAF501" w14:textId="01950A41" w:rsidR="00E67019" w:rsidRDefault="00E67019" w:rsidP="00817E3D">
      <w:pPr>
        <w:pStyle w:val="a7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>
        <w:rPr>
          <w:rFonts w:ascii="TH SarabunPSK" w:eastAsia="Angsana New" w:hAnsi="TH SarabunPSK" w:cs="TH SarabunPSK" w:hint="cs"/>
          <w:noProof/>
          <w:sz w:val="32"/>
          <w:szCs w:val="32"/>
          <w:cs/>
        </w:rPr>
        <w:t>ศึกษากระบวนการรีดนมวัวของเกษตรกร</w:t>
      </w:r>
      <w:r w:rsidR="0091406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ปัจจัยที่เกี่ยวข้องกับ</w:t>
      </w:r>
      <w:r w:rsidR="0007709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ปริมาณน้ำนม และการผสมพันธุ์</w:t>
      </w:r>
    </w:p>
    <w:p w14:paraId="29BFED95" w14:textId="389BB7E7" w:rsidR="00737B5C" w:rsidRDefault="00737B5C" w:rsidP="00817E3D">
      <w:pPr>
        <w:pStyle w:val="a7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 w:rsidRPr="00073A40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ศึกษาอุปกรณ์ไมโครคอนโทรลเลอร์และเซ็นเซอร์ที่เหมาะสมกับงานในการชั่งน้ำหนักและส่งข้อมูล</w:t>
      </w:r>
      <w:r>
        <w:rPr>
          <w:rFonts w:ascii="TH SarabunPSK" w:eastAsia="Angsana New" w:hAnsi="TH SarabunPSK" w:cs="TH SarabunPSK" w:hint="cs"/>
          <w:noProof/>
          <w:sz w:val="32"/>
          <w:szCs w:val="32"/>
          <w:cs/>
        </w:rPr>
        <w:t>แบบไร้สาย</w:t>
      </w:r>
      <w:r w:rsidRPr="00073A40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 รวมถึงศึกษาประเภทของฐานข้อมูลที่เหมาะสมกับงาน</w:t>
      </w:r>
    </w:p>
    <w:p w14:paraId="453D206E" w14:textId="69AF6B1D" w:rsidR="00E52AE5" w:rsidRDefault="00636D89" w:rsidP="00817E3D">
      <w:pPr>
        <w:pStyle w:val="a7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 w:rsidRPr="00073A40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ศึกษาการพัฒน</w:t>
      </w:r>
      <w:r w:rsidR="00737B5C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า</w:t>
      </w:r>
      <w:r w:rsidR="00A50F70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ร</w:t>
      </w:r>
      <w:r w:rsidR="00F37BFC" w:rsidRPr="00073A40">
        <w:rPr>
          <w:rFonts w:ascii="TH SarabunPSK" w:eastAsia="Angsana New" w:hAnsi="TH SarabunPSK" w:cs="TH SarabunPSK" w:hint="cs"/>
          <w:noProof/>
          <w:sz w:val="32"/>
          <w:szCs w:val="32"/>
        </w:rPr>
        <w:t>ะ</w:t>
      </w:r>
      <w:r w:rsidR="00F37BFC" w:rsidRPr="00073A40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บบปัญญาประดิษฐ์</w:t>
      </w:r>
      <w:r w:rsidRPr="00073A40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ด้วยโปรแกรม </w:t>
      </w:r>
      <w:r w:rsidRPr="00073A40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Visual Studio Code </w:t>
      </w:r>
      <w:r w:rsidRPr="00073A40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และ</w:t>
      </w:r>
      <w:r w:rsidR="00F42B1C" w:rsidRPr="00073A40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 Google Colab</w:t>
      </w:r>
      <w:r w:rsidR="00CE7FFD" w:rsidRPr="00073A40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 </w:t>
      </w:r>
    </w:p>
    <w:p w14:paraId="7106475D" w14:textId="63962A4A" w:rsidR="00B536C1" w:rsidRPr="00737B5C" w:rsidRDefault="00737B5C" w:rsidP="00817E3D">
      <w:pPr>
        <w:pStyle w:val="a7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 w:rsidRPr="00073A40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ศึกษาเครื่องมือที่ใช้ในการ</w:t>
      </w:r>
      <w:r>
        <w:rPr>
          <w:rFonts w:ascii="TH SarabunPSK" w:eastAsia="Angsana New" w:hAnsi="TH SarabunPSK" w:cs="TH SarabunPSK" w:hint="cs"/>
          <w:noProof/>
          <w:sz w:val="32"/>
          <w:szCs w:val="32"/>
          <w:cs/>
        </w:rPr>
        <w:t>พัฒนา</w:t>
      </w:r>
      <w:r w:rsidRPr="00073A40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แอปพลิเคชันบนระบบปฏิบัติการแอนดรอยด์ </w:t>
      </w:r>
      <w:r>
        <w:rPr>
          <w:rFonts w:ascii="TH SarabunPSK" w:eastAsia="Angsana New" w:hAnsi="TH SarabunPSK" w:cs="TH SarabunPSK" w:hint="cs"/>
          <w:noProof/>
          <w:sz w:val="32"/>
          <w:szCs w:val="32"/>
          <w:cs/>
        </w:rPr>
        <w:t>ไอโอเอส</w:t>
      </w:r>
      <w:r w:rsidRPr="00073A40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 </w:t>
      </w:r>
      <w:r w:rsidRPr="00073A40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และเว็</w:t>
      </w:r>
      <w:r>
        <w:rPr>
          <w:rFonts w:ascii="TH SarabunPSK" w:eastAsia="Angsana New" w:hAnsi="TH SarabunPSK" w:cs="TH SarabunPSK" w:hint="cs"/>
          <w:noProof/>
          <w:sz w:val="32"/>
          <w:szCs w:val="32"/>
          <w:cs/>
        </w:rPr>
        <w:t>บ</w:t>
      </w:r>
    </w:p>
    <w:p w14:paraId="2510BA10" w14:textId="77777777" w:rsidR="00AE322E" w:rsidRDefault="00AE322E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thaiDistribute"/>
        <w:rPr>
          <w:rFonts w:ascii="TH SarabunPSK" w:eastAsia="Angsana New" w:hAnsi="TH SarabunPSK" w:cs="TH SarabunPSK"/>
          <w:b/>
          <w:bCs/>
          <w:noProof/>
          <w:sz w:val="32"/>
          <w:szCs w:val="32"/>
        </w:rPr>
      </w:pPr>
    </w:p>
    <w:p w14:paraId="76671513" w14:textId="14C6AE13" w:rsidR="00636D89" w:rsidRPr="00B536C1" w:rsidRDefault="00636D89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thaiDistribute"/>
        <w:rPr>
          <w:rFonts w:ascii="TH SarabunPSK" w:eastAsia="Angsana New" w:hAnsi="TH SarabunPSK" w:cs="TH SarabunPSK"/>
          <w:b/>
          <w:bCs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b/>
          <w:bCs/>
          <w:noProof/>
          <w:sz w:val="32"/>
          <w:szCs w:val="32"/>
          <w:cs/>
        </w:rPr>
        <w:t>การวิเคราะห์ (</w:t>
      </w:r>
      <w:r w:rsidRPr="00B536C1">
        <w:rPr>
          <w:rFonts w:ascii="TH SarabunPSK" w:eastAsia="Angsana New" w:hAnsi="TH SarabunPSK" w:cs="TH SarabunPSK" w:hint="cs"/>
          <w:b/>
          <w:bCs/>
          <w:noProof/>
          <w:sz w:val="32"/>
          <w:szCs w:val="32"/>
        </w:rPr>
        <w:t>System Analysis)</w:t>
      </w:r>
    </w:p>
    <w:p w14:paraId="0AADA51C" w14:textId="42274F64" w:rsidR="00392FD2" w:rsidRPr="00392FD2" w:rsidRDefault="00636D89" w:rsidP="00817E3D">
      <w:pPr>
        <w:pStyle w:val="a7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b/>
          <w:bCs/>
          <w:noProof/>
          <w:sz w:val="32"/>
          <w:szCs w:val="32"/>
        </w:rPr>
      </w:pPr>
      <w:r w:rsidRPr="00B536C1">
        <w:rPr>
          <w:rFonts w:ascii="TH SarabunPSK" w:hAnsi="TH SarabunPSK" w:cs="TH SarabunPSK" w:hint="cs"/>
          <w:sz w:val="32"/>
          <w:szCs w:val="32"/>
          <w:cs/>
        </w:rPr>
        <w:t>วิเคราะห์</w:t>
      </w:r>
      <w:r w:rsidR="003E4FCC">
        <w:rPr>
          <w:rFonts w:ascii="TH SarabunPSK" w:hAnsi="TH SarabunPSK" w:cs="TH SarabunPSK" w:hint="cs"/>
          <w:sz w:val="32"/>
          <w:szCs w:val="32"/>
          <w:cs/>
        </w:rPr>
        <w:t>กระบวนการรีดนมวัวของเกษตรกร</w:t>
      </w:r>
      <w:r w:rsidR="008658C1">
        <w:rPr>
          <w:rFonts w:ascii="TH SarabunPSK" w:hAnsi="TH SarabunPSK" w:cs="TH SarabunPSK"/>
          <w:sz w:val="32"/>
          <w:szCs w:val="32"/>
        </w:rPr>
        <w:t xml:space="preserve"> </w:t>
      </w:r>
      <w:r w:rsidR="008658C1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090C6F">
        <w:rPr>
          <w:rFonts w:ascii="TH SarabunPSK" w:hAnsi="TH SarabunPSK" w:cs="TH SarabunPSK" w:hint="cs"/>
          <w:sz w:val="32"/>
          <w:szCs w:val="32"/>
          <w:cs/>
        </w:rPr>
        <w:t>พิจารณาเทคโนโลยีที่เหมาะสมใน</w:t>
      </w:r>
      <w:r w:rsidR="008658C1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FC5BF5">
        <w:rPr>
          <w:rFonts w:ascii="TH SarabunPSK" w:hAnsi="TH SarabunPSK" w:cs="TH SarabunPSK" w:hint="cs"/>
          <w:sz w:val="32"/>
          <w:szCs w:val="32"/>
          <w:cs/>
        </w:rPr>
        <w:t>ติดตั้งระบบ</w:t>
      </w:r>
      <w:r w:rsidR="00E97E51">
        <w:rPr>
          <w:rFonts w:ascii="TH SarabunPSK" w:hAnsi="TH SarabunPSK" w:cs="TH SarabunPSK" w:hint="cs"/>
          <w:sz w:val="32"/>
          <w:szCs w:val="32"/>
          <w:cs/>
        </w:rPr>
        <w:t>บันทึก</w:t>
      </w:r>
      <w:r w:rsidR="00FC5BF5">
        <w:rPr>
          <w:rFonts w:ascii="TH SarabunPSK" w:hAnsi="TH SarabunPSK" w:cs="TH SarabunPSK" w:hint="cs"/>
          <w:sz w:val="32"/>
          <w:szCs w:val="32"/>
          <w:cs/>
        </w:rPr>
        <w:t>ปริมาณ</w:t>
      </w:r>
      <w:r w:rsidR="00E93A5D">
        <w:rPr>
          <w:rFonts w:ascii="TH SarabunPSK" w:hAnsi="TH SarabunPSK" w:cs="TH SarabunPSK" w:hint="cs"/>
          <w:sz w:val="32"/>
          <w:szCs w:val="32"/>
          <w:cs/>
        </w:rPr>
        <w:t>นม</w:t>
      </w:r>
      <w:r w:rsidR="00E97E51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A924AF">
        <w:rPr>
          <w:rFonts w:ascii="TH SarabunPSK" w:hAnsi="TH SarabunPSK" w:cs="TH SarabunPSK" w:hint="cs"/>
          <w:sz w:val="32"/>
          <w:szCs w:val="32"/>
          <w:cs/>
        </w:rPr>
        <w:t>มีผลกระทบต่อกระบวนการของเกษตรกรให้น้อยที่สุด</w:t>
      </w:r>
    </w:p>
    <w:p w14:paraId="61D4A26B" w14:textId="245ED8C1" w:rsidR="00AA2F1F" w:rsidRPr="00AA2F1F" w:rsidRDefault="00715401" w:rsidP="00817E3D">
      <w:pPr>
        <w:pStyle w:val="a7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พิจารณาแพลทฟอร์มไมโครคอนโทร</w:t>
      </w:r>
      <w:r w:rsidR="0084618E">
        <w:rPr>
          <w:rFonts w:ascii="TH SarabunPSK" w:hAnsi="TH SarabunPSK" w:cs="TH SarabunPSK" w:hint="cs"/>
          <w:sz w:val="32"/>
          <w:szCs w:val="32"/>
          <w:cs/>
        </w:rPr>
        <w:t>ล</w:t>
      </w:r>
      <w:r>
        <w:rPr>
          <w:rFonts w:ascii="TH SarabunPSK" w:hAnsi="TH SarabunPSK" w:cs="TH SarabunPSK" w:hint="cs"/>
          <w:sz w:val="32"/>
          <w:szCs w:val="32"/>
          <w:cs/>
        </w:rPr>
        <w:t>เลอร์</w:t>
      </w:r>
      <w:r w:rsidR="00254F8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อุปกรณ์ตรวจวัด</w:t>
      </w:r>
      <w:r w:rsidR="00254F87">
        <w:rPr>
          <w:rFonts w:ascii="TH SarabunPSK" w:hAnsi="TH SarabunPSK" w:cs="TH SarabunPSK"/>
          <w:sz w:val="32"/>
          <w:szCs w:val="32"/>
        </w:rPr>
        <w:t xml:space="preserve"> </w:t>
      </w:r>
      <w:r w:rsidR="00254F8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254F87">
        <w:rPr>
          <w:rFonts w:ascii="TH SarabunPSK" w:hAnsi="TH SarabunPSK" w:cs="TH SarabunPSK"/>
          <w:sz w:val="32"/>
          <w:szCs w:val="32"/>
        </w:rPr>
        <w:t xml:space="preserve">RFID </w:t>
      </w:r>
      <w:r w:rsidR="00130A7F">
        <w:rPr>
          <w:rFonts w:ascii="TH SarabunPSK" w:hAnsi="TH SarabunPSK" w:cs="TH SarabunPSK" w:hint="cs"/>
          <w:sz w:val="32"/>
          <w:szCs w:val="32"/>
          <w:cs/>
        </w:rPr>
        <w:t>ที่มีคุณสมบัติเหมาะสมกับการติดตั้งใช้งานในพื้นที่</w:t>
      </w:r>
    </w:p>
    <w:p w14:paraId="6BA06353" w14:textId="4D962999" w:rsidR="00636D89" w:rsidRPr="00ED4613" w:rsidRDefault="00AA2F1F" w:rsidP="00817E3D">
      <w:pPr>
        <w:pStyle w:val="a7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วิเคราะห์</w:t>
      </w:r>
      <w:r w:rsidR="007A7BE5">
        <w:rPr>
          <w:rFonts w:ascii="TH SarabunPSK" w:hAnsi="TH SarabunPSK" w:cs="TH SarabunPSK" w:hint="cs"/>
          <w:sz w:val="32"/>
          <w:szCs w:val="32"/>
          <w:cs/>
        </w:rPr>
        <w:t>ลักษณะ</w:t>
      </w:r>
      <w:r w:rsidR="000756DD">
        <w:rPr>
          <w:rFonts w:ascii="TH SarabunPSK" w:hAnsi="TH SarabunPSK" w:cs="TH SarabunPSK" w:hint="cs"/>
          <w:sz w:val="32"/>
          <w:szCs w:val="32"/>
          <w:cs/>
        </w:rPr>
        <w:t>ของข้อมูลที่บันทึกได้จากเกษตรกร</w:t>
      </w:r>
      <w:r w:rsidR="00B74748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D1389D">
        <w:rPr>
          <w:rFonts w:ascii="TH SarabunPSK" w:hAnsi="TH SarabunPSK" w:cs="TH SarabunPSK" w:hint="cs"/>
          <w:sz w:val="32"/>
          <w:szCs w:val="32"/>
          <w:cs/>
        </w:rPr>
        <w:t>คัดเลือกเทคนิคด้านปัญญาประดิษฐ์</w:t>
      </w:r>
      <w:r w:rsidR="00DC65F8">
        <w:rPr>
          <w:rFonts w:ascii="TH SarabunPSK" w:hAnsi="TH SarabunPSK" w:cs="TH SarabunPSK" w:hint="cs"/>
          <w:sz w:val="32"/>
          <w:szCs w:val="32"/>
          <w:cs/>
        </w:rPr>
        <w:t>มาใช้ในการคาดการณ์ผลผลิต</w:t>
      </w:r>
      <w:r w:rsidR="00AE322E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และระบบฐานข้อมูลให้เหมาะสมกับข้อมูลที่ได้</w:t>
      </w:r>
    </w:p>
    <w:p w14:paraId="63A1BF71" w14:textId="43FCCBA0" w:rsidR="00BA76A7" w:rsidRPr="00BA76A7" w:rsidRDefault="00BA76A7" w:rsidP="00817E3D">
      <w:pPr>
        <w:jc w:val="thaiDistribute"/>
      </w:pPr>
    </w:p>
    <w:p w14:paraId="030F56E0" w14:textId="37367196" w:rsidR="00636D89" w:rsidRPr="00B536C1" w:rsidRDefault="00AE322E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>
        <w:rPr>
          <w:rStyle w:val="normaltextrun"/>
          <w:rFonts w:ascii="TH SarabunPSK" w:hAnsi="TH SarabunPSK" w:cs="TH SarabunPSK" w:hint="cs"/>
          <w:b/>
          <w:bCs/>
          <w:color w:val="000000"/>
          <w:sz w:val="32"/>
          <w:szCs w:val="32"/>
          <w:shd w:val="clear" w:color="auto" w:fill="FFFFFF"/>
          <w:cs/>
        </w:rPr>
        <w:t>การออกแบบระบบ (</w:t>
      </w:r>
      <w:r>
        <w:rPr>
          <w:rStyle w:val="normaltextrun"/>
          <w:rFonts w:ascii="TH SarabunPSK" w:hAnsi="TH SarabunPSK" w:cs="TH SarabunPSK" w:hint="cs"/>
          <w:b/>
          <w:bCs/>
          <w:color w:val="000000"/>
          <w:sz w:val="32"/>
          <w:szCs w:val="32"/>
          <w:shd w:val="clear" w:color="auto" w:fill="FFFFFF"/>
        </w:rPr>
        <w:t>System Design)</w:t>
      </w:r>
      <w:r>
        <w:rPr>
          <w:rStyle w:val="eop"/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  <w:t> </w:t>
      </w:r>
    </w:p>
    <w:p w14:paraId="5CB2CEF7" w14:textId="65AE1CD5" w:rsidR="00363332" w:rsidRDefault="00363332" w:rsidP="00817E3D">
      <w:pPr>
        <w:pStyle w:val="a7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>
        <w:rPr>
          <w:rFonts w:ascii="TH SarabunPSK" w:eastAsia="Angsana New" w:hAnsi="TH SarabunPSK" w:cs="TH SarabunPSK" w:hint="cs"/>
          <w:noProof/>
          <w:sz w:val="32"/>
          <w:szCs w:val="32"/>
          <w:cs/>
        </w:rPr>
        <w:t>ออกแบบวงจรไมโครคอนโทร</w:t>
      </w:r>
      <w:r w:rsidR="0084618E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ล</w:t>
      </w:r>
      <w:r>
        <w:rPr>
          <w:rFonts w:ascii="TH SarabunPSK" w:eastAsia="Angsana New" w:hAnsi="TH SarabunPSK" w:cs="TH SarabunPSK" w:hint="cs"/>
          <w:noProof/>
          <w:sz w:val="32"/>
          <w:szCs w:val="32"/>
          <w:cs/>
        </w:rPr>
        <w:t>เลอร์</w:t>
      </w:r>
      <w:r w:rsidR="00042353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สำหรับตรวจวัดน้ำหนัก บันทึก</w:t>
      </w:r>
      <w:r w:rsidR="00726E48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ตัวตนของวัวผ่าน </w:t>
      </w:r>
      <w:r w:rsidR="00726E48">
        <w:rPr>
          <w:rFonts w:ascii="TH SarabunPSK" w:eastAsia="Angsana New" w:hAnsi="TH SarabunPSK" w:cs="TH SarabunPSK"/>
          <w:noProof/>
          <w:sz w:val="32"/>
          <w:szCs w:val="32"/>
        </w:rPr>
        <w:t>RFID</w:t>
      </w:r>
      <w:r w:rsidR="007C4FCA">
        <w:rPr>
          <w:rFonts w:ascii="TH SarabunPSK" w:eastAsia="Angsana New" w:hAnsi="TH SarabunPSK" w:cs="TH SarabunPSK"/>
          <w:noProof/>
          <w:sz w:val="32"/>
          <w:szCs w:val="32"/>
        </w:rPr>
        <w:t xml:space="preserve"> </w:t>
      </w:r>
      <w:r w:rsidR="007C4FCA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และส่งข้อมูล</w:t>
      </w:r>
      <w:r w:rsidR="00B63625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ผ่าน</w:t>
      </w:r>
      <w:r w:rsidR="00692F10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เครือข่าย</w:t>
      </w:r>
      <w:r w:rsidR="00B63625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ไร้สาย</w:t>
      </w:r>
      <w:r w:rsidR="008151E4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 เช่น </w:t>
      </w:r>
      <w:r w:rsidR="008E2838">
        <w:rPr>
          <w:rFonts w:ascii="TH SarabunPSK" w:eastAsia="Angsana New" w:hAnsi="TH SarabunPSK" w:cs="TH SarabunPSK"/>
          <w:noProof/>
          <w:sz w:val="32"/>
          <w:szCs w:val="32"/>
        </w:rPr>
        <w:t xml:space="preserve">WiFi </w:t>
      </w:r>
      <w:r w:rsidR="008E2838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หรือ </w:t>
      </w:r>
      <w:r w:rsidR="008E2838">
        <w:rPr>
          <w:rFonts w:ascii="TH SarabunPSK" w:eastAsia="Angsana New" w:hAnsi="TH SarabunPSK" w:cs="TH SarabunPSK"/>
          <w:noProof/>
          <w:sz w:val="32"/>
          <w:szCs w:val="32"/>
        </w:rPr>
        <w:t>4G</w:t>
      </w:r>
      <w:r w:rsidR="007E4B62">
        <w:rPr>
          <w:rFonts w:ascii="TH SarabunPSK" w:eastAsia="Angsana New" w:hAnsi="TH SarabunPSK" w:cs="TH SarabunPSK"/>
          <w:noProof/>
          <w:sz w:val="32"/>
          <w:szCs w:val="32"/>
        </w:rPr>
        <w:t xml:space="preserve">/5G </w:t>
      </w:r>
      <w:r w:rsidR="007C4FCA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ไปยัง</w:t>
      </w:r>
      <w:r w:rsidR="009529E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เครื่อง</w:t>
      </w:r>
      <w:r w:rsidR="007C4FCA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เซิร์ฟเวอร์</w:t>
      </w:r>
      <w:r w:rsidR="00E710C4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ใน</w:t>
      </w:r>
      <w:r w:rsidR="00AD29B9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โครงข่าย</w:t>
      </w:r>
      <w:r w:rsidR="007C4FCA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อิน</w:t>
      </w:r>
      <w:r w:rsidR="001B1D0D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เทอร์เน็ต</w:t>
      </w:r>
    </w:p>
    <w:p w14:paraId="21978070" w14:textId="00D0E254" w:rsidR="00384A07" w:rsidRDefault="00384A07" w:rsidP="00817E3D">
      <w:pPr>
        <w:pStyle w:val="a7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>
        <w:rPr>
          <w:rFonts w:ascii="TH SarabunPSK" w:eastAsia="Angsana New" w:hAnsi="TH SarabunPSK" w:cs="TH SarabunPSK" w:hint="cs"/>
          <w:noProof/>
          <w:sz w:val="32"/>
          <w:szCs w:val="32"/>
          <w:cs/>
        </w:rPr>
        <w:t>ออกแบบ</w:t>
      </w:r>
      <w:r w:rsidR="00E87C8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โครงสร้าง</w:t>
      </w:r>
      <w:r>
        <w:rPr>
          <w:rFonts w:ascii="TH SarabunPSK" w:eastAsia="Angsana New" w:hAnsi="TH SarabunPSK" w:cs="TH SarabunPSK" w:hint="cs"/>
          <w:noProof/>
          <w:sz w:val="32"/>
          <w:szCs w:val="32"/>
          <w:cs/>
        </w:rPr>
        <w:t>ฐานข้อมูลสำหรับบันทึก</w:t>
      </w:r>
      <w:r w:rsidR="00E87C8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ปริมาณน้ำนมของวัวแต่ละตัว</w:t>
      </w:r>
      <w:r w:rsidR="00627C70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ที่รีดได้</w:t>
      </w:r>
      <w:r w:rsidR="00001015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ในแต่ละวัน</w:t>
      </w:r>
      <w:r w:rsidR="00E87C81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 โดยมีการเชื่อมโยงกับเกษตรกร</w:t>
      </w:r>
      <w:r w:rsidR="003E6BCE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ผู้เลี้ยงวัว</w:t>
      </w:r>
      <w:r w:rsidR="00E87C81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 ฟาร์ม</w:t>
      </w:r>
      <w:r w:rsidR="004D1757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โคนม</w:t>
      </w:r>
      <w:r w:rsidR="00E87C81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 และสหกรณ์โคนม</w:t>
      </w:r>
      <w:r w:rsidR="00113388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ที่เกษตรกรผู้นั้นเป็นสมาชิก</w:t>
      </w:r>
    </w:p>
    <w:p w14:paraId="31EA54E9" w14:textId="3653A2A3" w:rsidR="00113388" w:rsidRDefault="00113388" w:rsidP="00817E3D">
      <w:pPr>
        <w:pStyle w:val="a7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>
        <w:rPr>
          <w:rFonts w:ascii="TH SarabunPSK" w:eastAsia="Angsana New" w:hAnsi="TH SarabunPSK" w:cs="TH SarabunPSK" w:hint="cs"/>
          <w:noProof/>
          <w:sz w:val="32"/>
          <w:szCs w:val="32"/>
          <w:cs/>
        </w:rPr>
        <w:t>ออกแบบโครงสร้าง</w:t>
      </w:r>
      <w:r w:rsidR="00013F2F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ของแอปพลิเคชัน</w:t>
      </w:r>
      <w:r w:rsidR="00023762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 การเชื่อมโยงกันระหว่าง</w:t>
      </w:r>
      <w:r w:rsidR="002D070A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ส่วนฟร้อนต์เอนด์ </w:t>
      </w:r>
      <w:r w:rsidR="00F93FB3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ส่วน</w:t>
      </w:r>
      <w:r w:rsidR="002D070A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แบคเอ็นด์ และฐานข้อมูล</w:t>
      </w:r>
    </w:p>
    <w:p w14:paraId="32BD8E49" w14:textId="2BB40241" w:rsidR="00666B42" w:rsidRDefault="00666B42" w:rsidP="00817E3D">
      <w:pPr>
        <w:pStyle w:val="a7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>
        <w:rPr>
          <w:rFonts w:ascii="TH SarabunPSK" w:eastAsia="Angsana New" w:hAnsi="TH SarabunPSK" w:cs="TH SarabunPSK" w:hint="cs"/>
          <w:noProof/>
          <w:sz w:val="32"/>
          <w:szCs w:val="32"/>
          <w:cs/>
        </w:rPr>
        <w:t>ออกแบบ</w:t>
      </w:r>
      <w:r w:rsidR="004311C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กล่องบรรจุวงจร</w:t>
      </w:r>
      <w:r w:rsidR="008549F5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และฐานรองถังนม</w:t>
      </w:r>
      <w:r w:rsidR="00EA1AD1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 </w:t>
      </w:r>
      <w:r w:rsidR="00096456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โดยมุ่งเน้นการสร้างความสะดวกให้กับเกษตรกรในการเคลื่อนย้ายและใช้งาน</w:t>
      </w:r>
    </w:p>
    <w:p w14:paraId="7E847C41" w14:textId="56A8CE01" w:rsidR="00636D89" w:rsidRPr="00666B42" w:rsidRDefault="00636D89" w:rsidP="00817E3D">
      <w:pPr>
        <w:pStyle w:val="a7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 w:rsidRPr="00666B42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ออกแบบรูปแบบการนำเสนอข้อมูลบนแอปพลิเคชัน</w:t>
      </w:r>
      <w:r w:rsidR="00FA53E3" w:rsidRPr="00666B42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ให้เกษตรกร</w:t>
      </w:r>
      <w:r w:rsidR="00E22FF9" w:rsidRPr="00666B42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เข้าใจได้ง่าย</w:t>
      </w:r>
      <w:r w:rsidR="00F452FE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และสามารถนำข้อมูลไปใช้ต่อได้</w:t>
      </w:r>
    </w:p>
    <w:p w14:paraId="144721E4" w14:textId="77777777" w:rsidR="00091618" w:rsidRDefault="00091618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thaiDistribute"/>
        <w:rPr>
          <w:rFonts w:ascii="TH SarabunPSK" w:eastAsia="Angsana New" w:hAnsi="TH SarabunPSK" w:cs="TH SarabunPSK"/>
          <w:b/>
          <w:bCs/>
          <w:noProof/>
          <w:sz w:val="32"/>
          <w:szCs w:val="32"/>
        </w:rPr>
      </w:pPr>
    </w:p>
    <w:p w14:paraId="3B9FC240" w14:textId="5431C45E" w:rsidR="00636D89" w:rsidRPr="00B536C1" w:rsidRDefault="00636D89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thaiDistribute"/>
        <w:rPr>
          <w:rFonts w:ascii="TH SarabunPSK" w:eastAsia="Angsana New" w:hAnsi="TH SarabunPSK" w:cs="TH SarabunPSK"/>
          <w:b/>
          <w:bCs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b/>
          <w:bCs/>
          <w:noProof/>
          <w:sz w:val="32"/>
          <w:szCs w:val="32"/>
          <w:cs/>
        </w:rPr>
        <w:lastRenderedPageBreak/>
        <w:t>การพัฒนาระบบ (</w:t>
      </w:r>
      <w:r w:rsidRPr="00B536C1">
        <w:rPr>
          <w:rFonts w:ascii="TH SarabunPSK" w:eastAsia="Angsana New" w:hAnsi="TH SarabunPSK" w:cs="TH SarabunPSK" w:hint="cs"/>
          <w:b/>
          <w:bCs/>
          <w:noProof/>
          <w:sz w:val="32"/>
          <w:szCs w:val="32"/>
        </w:rPr>
        <w:t>System Development)</w:t>
      </w:r>
    </w:p>
    <w:p w14:paraId="0BB482DC" w14:textId="63950479" w:rsidR="00EE113E" w:rsidRPr="00CC1EF0" w:rsidRDefault="00EE113E" w:rsidP="00817E3D">
      <w:pPr>
        <w:pStyle w:val="a7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>
        <w:rPr>
          <w:rFonts w:ascii="TH SarabunPSK" w:eastAsia="Angsana New" w:hAnsi="TH SarabunPSK" w:cs="TH SarabunPSK" w:hint="cs"/>
          <w:noProof/>
          <w:sz w:val="32"/>
          <w:szCs w:val="32"/>
          <w:cs/>
        </w:rPr>
        <w:t>พัฒนา</w:t>
      </w:r>
      <w:r w:rsidR="00CC1EF0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แผง</w:t>
      </w:r>
      <w:r>
        <w:rPr>
          <w:rFonts w:ascii="TH SarabunPSK" w:eastAsia="Angsana New" w:hAnsi="TH SarabunPSK" w:cs="TH SarabunPSK" w:hint="cs"/>
          <w:noProof/>
          <w:sz w:val="32"/>
          <w:szCs w:val="32"/>
          <w:cs/>
        </w:rPr>
        <w:t>วงจร</w:t>
      </w:r>
      <w:r w:rsidR="00920753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ไมโครคอนโทร</w:t>
      </w:r>
      <w:r w:rsidR="0084618E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ล</w:t>
      </w:r>
      <w:r w:rsidR="00920753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เลอร์</w:t>
      </w:r>
      <w:r>
        <w:rPr>
          <w:rFonts w:ascii="TH SarabunPSK" w:eastAsia="Angsana New" w:hAnsi="TH SarabunPSK" w:cs="TH SarabunPSK" w:hint="cs"/>
          <w:noProof/>
          <w:sz w:val="32"/>
          <w:szCs w:val="32"/>
          <w:cs/>
        </w:rPr>
        <w:t>และ</w:t>
      </w:r>
      <w:r w:rsidR="00CC1EF0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กล่องบรรจุ เพื่อ</w:t>
      </w:r>
      <w:r w:rsidR="00D20915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ติดตั้ง</w:t>
      </w:r>
      <w:r w:rsidR="00B07C16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นำไปติดตั้ง</w:t>
      </w:r>
      <w:r w:rsidR="00F5106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เข้ากับฐานรองถังนม</w:t>
      </w:r>
    </w:p>
    <w:p w14:paraId="7A4100E7" w14:textId="2ACC99A0" w:rsidR="006318D0" w:rsidRDefault="006318D0" w:rsidP="00817E3D">
      <w:pPr>
        <w:pStyle w:val="a7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พัฒนาระบบการวิเคราะห์ข้อมูลของปริมาณน้ำนมของวัวแต่ละตัวที่เก็บมาเพื่อคาดการณ์ช่วงเวลาที่เหมาะสมในการผสมพันธุ์วัว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 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ด้วย</w:t>
      </w:r>
      <w:r>
        <w:rPr>
          <w:rFonts w:ascii="TH SarabunPSK" w:eastAsia="Angsana New" w:hAnsi="TH SarabunPSK" w:cs="TH SarabunPSK" w:hint="cs"/>
          <w:noProof/>
          <w:sz w:val="32"/>
          <w:szCs w:val="32"/>
          <w:cs/>
        </w:rPr>
        <w:t>ภาษาไพทอน บน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โปรแกรม 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Visual Studio Code 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และ 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Google </w:t>
      </w:r>
      <w:r w:rsidRPr="00B536C1">
        <w:rPr>
          <w:rFonts w:ascii="TH SarabunPSK" w:eastAsia="Angsana New" w:hAnsi="TH SarabunPSK" w:cs="TH SarabunPSK"/>
          <w:noProof/>
          <w:sz w:val="32"/>
          <w:szCs w:val="32"/>
        </w:rPr>
        <w:t>Collab</w:t>
      </w:r>
    </w:p>
    <w:p w14:paraId="1B84D1B2" w14:textId="3BEE7CD6" w:rsidR="00463D24" w:rsidRDefault="00EF6619" w:rsidP="00817E3D">
      <w:pPr>
        <w:pStyle w:val="paragraph"/>
        <w:numPr>
          <w:ilvl w:val="0"/>
          <w:numId w:val="9"/>
        </w:numPr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พั</w:t>
      </w:r>
      <w:r w:rsidR="00463D24">
        <w:rPr>
          <w:rStyle w:val="normaltextrun"/>
          <w:rFonts w:ascii="TH SarabunPSK" w:hAnsi="TH SarabunPSK" w:cs="TH SarabunPSK" w:hint="cs"/>
          <w:sz w:val="32"/>
          <w:szCs w:val="32"/>
          <w:cs/>
        </w:rPr>
        <w:t>ฒนาแอปพลิเคชันที่ได้ออกแบบ โดยแอปพลิเคชันที่สร้างขึ้นนี้ใช้เฟรม</w:t>
      </w:r>
      <w:proofErr w:type="spellStart"/>
      <w:r w:rsidR="00463D24">
        <w:rPr>
          <w:rStyle w:val="normaltextrun"/>
          <w:rFonts w:ascii="TH SarabunPSK" w:hAnsi="TH SarabunPSK" w:cs="TH SarabunPSK" w:hint="cs"/>
          <w:sz w:val="32"/>
          <w:szCs w:val="32"/>
          <w:cs/>
        </w:rPr>
        <w:t>เวิร์ก</w:t>
      </w:r>
      <w:proofErr w:type="spellEnd"/>
      <w:r w:rsidR="00463D24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 </w:t>
      </w:r>
      <w:r w:rsidR="00463D24">
        <w:rPr>
          <w:rStyle w:val="normaltextrun"/>
          <w:rFonts w:ascii="TH SarabunPSK" w:hAnsi="TH SarabunPSK" w:cs="TH SarabunPSK" w:hint="cs"/>
          <w:sz w:val="32"/>
          <w:szCs w:val="32"/>
        </w:rPr>
        <w:t xml:space="preserve">Flutter </w:t>
      </w:r>
      <w:r w:rsidR="00463D24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ด้วยภาษา </w:t>
      </w:r>
      <w:r w:rsidR="00463D24">
        <w:rPr>
          <w:rStyle w:val="normaltextrun"/>
          <w:rFonts w:ascii="TH SarabunPSK" w:hAnsi="TH SarabunPSK" w:cs="TH SarabunPSK" w:hint="cs"/>
          <w:sz w:val="32"/>
          <w:szCs w:val="32"/>
        </w:rPr>
        <w:t xml:space="preserve">Dart </w:t>
      </w:r>
      <w:r w:rsidR="00463D24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มีการพัฒนาโปรแกรมด้วย </w:t>
      </w:r>
      <w:r w:rsidR="00463D24">
        <w:rPr>
          <w:rStyle w:val="normaltextrun"/>
          <w:rFonts w:ascii="TH SarabunPSK" w:hAnsi="TH SarabunPSK" w:cs="TH SarabunPSK" w:hint="cs"/>
          <w:sz w:val="32"/>
          <w:szCs w:val="32"/>
        </w:rPr>
        <w:t>Visual Studio Code</w:t>
      </w:r>
      <w:r w:rsidR="00463D24">
        <w:rPr>
          <w:rStyle w:val="eop"/>
          <w:rFonts w:ascii="TH SarabunPSK" w:hAnsi="TH SarabunPSK" w:cs="TH SarabunPSK" w:hint="cs"/>
          <w:sz w:val="32"/>
          <w:szCs w:val="32"/>
        </w:rPr>
        <w:t> </w:t>
      </w:r>
    </w:p>
    <w:p w14:paraId="7AEBECBC" w14:textId="34FEAF53" w:rsidR="00636D89" w:rsidRDefault="00ED3255" w:rsidP="00817E3D">
      <w:pPr>
        <w:pStyle w:val="a7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textAlignment w:val="baseline"/>
        <w:rPr>
          <w:rFonts w:ascii="TH SarabunPSK" w:eastAsia="Angsana New" w:hAnsi="TH SarabunPSK" w:cs="TH SarabunPSK"/>
          <w:noProof/>
          <w:sz w:val="32"/>
          <w:szCs w:val="32"/>
        </w:rPr>
      </w:pPr>
      <w:r w:rsidRPr="00091618">
        <w:rPr>
          <w:rFonts w:ascii="TH SarabunPSK" w:hAnsi="TH SarabunPSK" w:cs="TH SarabunPSK" w:hint="cs"/>
          <w:sz w:val="32"/>
          <w:szCs w:val="32"/>
          <w:cs/>
        </w:rPr>
        <w:t xml:space="preserve">พัฒนาระบบฐานข้อมูลในรูปแบบ </w:t>
      </w:r>
      <w:r w:rsidRPr="00091618">
        <w:rPr>
          <w:rFonts w:ascii="TH SarabunPSK" w:hAnsi="TH SarabunPSK" w:cs="TH SarabunPSK" w:hint="cs"/>
          <w:sz w:val="32"/>
          <w:szCs w:val="32"/>
        </w:rPr>
        <w:t xml:space="preserve">PostgreSQL </w:t>
      </w:r>
      <w:r w:rsidRPr="00091618">
        <w:rPr>
          <w:rFonts w:ascii="TH SarabunPSK" w:hAnsi="TH SarabunPSK" w:cs="TH SarabunPSK" w:hint="cs"/>
          <w:sz w:val="32"/>
          <w:szCs w:val="32"/>
          <w:cs/>
        </w:rPr>
        <w:t>พร้อมทั้งระบบการสำรองข้อมูลและระบบการจัดการการเข้าถึงข้อมูลให้มีความปลอดภัยเพื่อปกป้องข้อมูลของเกษต</w:t>
      </w:r>
      <w:r w:rsidR="00EF6619" w:rsidRPr="00091618">
        <w:rPr>
          <w:rFonts w:ascii="TH SarabunPSK" w:hAnsi="TH SarabunPSK" w:cs="TH SarabunPSK" w:hint="cs"/>
          <w:sz w:val="32"/>
          <w:szCs w:val="32"/>
          <w:cs/>
        </w:rPr>
        <w:t>ร</w:t>
      </w:r>
      <w:r w:rsidRPr="00091618">
        <w:rPr>
          <w:rFonts w:ascii="TH SarabunPSK" w:hAnsi="TH SarabunPSK" w:cs="TH SarabunPSK" w:hint="cs"/>
          <w:sz w:val="32"/>
          <w:szCs w:val="32"/>
          <w:cs/>
        </w:rPr>
        <w:t>กร</w:t>
      </w:r>
      <w:r w:rsidRPr="00091618">
        <w:rPr>
          <w:rFonts w:ascii="TH SarabunPSK" w:hAnsi="TH SarabunPSK" w:cs="TH SarabunPSK" w:hint="cs"/>
          <w:sz w:val="32"/>
          <w:szCs w:val="32"/>
        </w:rPr>
        <w:t> </w:t>
      </w:r>
    </w:p>
    <w:p w14:paraId="76EB133B" w14:textId="77777777" w:rsidR="00091618" w:rsidRPr="00091618" w:rsidRDefault="00091618" w:rsidP="00817E3D">
      <w:pPr>
        <w:pStyle w:val="a7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thaiDistribute"/>
        <w:textAlignment w:val="baseline"/>
        <w:rPr>
          <w:rFonts w:ascii="TH SarabunPSK" w:eastAsia="Angsana New" w:hAnsi="TH SarabunPSK" w:cs="TH SarabunPSK"/>
          <w:noProof/>
          <w:sz w:val="32"/>
          <w:szCs w:val="32"/>
        </w:rPr>
      </w:pPr>
    </w:p>
    <w:p w14:paraId="47E5E02F" w14:textId="615F7161" w:rsidR="00636D89" w:rsidRPr="00B536C1" w:rsidRDefault="00636D89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thaiDistribute"/>
        <w:rPr>
          <w:rFonts w:ascii="TH SarabunPSK" w:eastAsia="Angsana New" w:hAnsi="TH SarabunPSK" w:cs="TH SarabunPSK"/>
          <w:b/>
          <w:bCs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b/>
          <w:bCs/>
          <w:noProof/>
          <w:sz w:val="32"/>
          <w:szCs w:val="32"/>
          <w:cs/>
        </w:rPr>
        <w:t>ทดสอบและแก้ไข (</w:t>
      </w:r>
      <w:r w:rsidRPr="00B536C1">
        <w:rPr>
          <w:rFonts w:ascii="TH SarabunPSK" w:eastAsia="Angsana New" w:hAnsi="TH SarabunPSK" w:cs="TH SarabunPSK" w:hint="cs"/>
          <w:b/>
          <w:bCs/>
          <w:noProof/>
          <w:sz w:val="32"/>
          <w:szCs w:val="32"/>
        </w:rPr>
        <w:t>Testing and Development)</w:t>
      </w:r>
    </w:p>
    <w:p w14:paraId="6C0BDC1E" w14:textId="4B508712" w:rsidR="002300F5" w:rsidRPr="006227B6" w:rsidRDefault="00636D89" w:rsidP="00817E3D">
      <w:pPr>
        <w:pStyle w:val="a7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b/>
          <w:bCs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ทดสอบการทำงานของ</w:t>
      </w:r>
      <w:r w:rsidR="002300F5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อุปกรณ์เก็บข้อมูล</w:t>
      </w:r>
      <w:r w:rsidR="00BF12CB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และการแสดงผลบนแอปพลิเคชัน</w:t>
      </w:r>
      <w:r w:rsidR="006227B6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ในห้องปฏิบัติการที่มหาวิทยาลัย</w:t>
      </w:r>
      <w:r w:rsidR="002E765D">
        <w:rPr>
          <w:rFonts w:ascii="TH SarabunPSK" w:eastAsia="Angsana New" w:hAnsi="TH SarabunPSK" w:cs="TH SarabunPSK"/>
          <w:noProof/>
          <w:sz w:val="32"/>
          <w:szCs w:val="32"/>
        </w:rPr>
        <w:t xml:space="preserve"> </w:t>
      </w:r>
      <w:r w:rsidR="002E765D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เพื่อตรวจสอบและแก้ไขความผิดพลาดที่พบ</w:t>
      </w:r>
    </w:p>
    <w:p w14:paraId="15E1A057" w14:textId="146ADEB1" w:rsidR="00A14801" w:rsidRPr="00B536C1" w:rsidRDefault="006227B6" w:rsidP="00817E3D">
      <w:pPr>
        <w:pStyle w:val="a7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b/>
          <w:bCs/>
          <w:noProof/>
          <w:sz w:val="32"/>
          <w:szCs w:val="32"/>
        </w:rPr>
      </w:pPr>
      <w:r>
        <w:rPr>
          <w:rFonts w:ascii="TH SarabunPSK" w:eastAsia="Angsana New" w:hAnsi="TH SarabunPSK" w:cs="TH SarabunPSK" w:hint="cs"/>
          <w:noProof/>
          <w:sz w:val="32"/>
          <w:szCs w:val="32"/>
          <w:cs/>
        </w:rPr>
        <w:t>นำอุปกรณ์ต้นแบบ</w:t>
      </w:r>
      <w:r w:rsidR="00B76324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ให้เกษตรกรได้ทดลองใช้งานจริงในฟาร์มโคนม</w:t>
      </w:r>
      <w:r w:rsidR="00CF1EDF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 </w:t>
      </w:r>
      <w:r w:rsidR="006C197A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เพื่อสำรวจ</w:t>
      </w:r>
      <w:r w:rsidR="00481722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ความพึงพอใจและรับฟังข้อเสนอแนะ</w:t>
      </w:r>
    </w:p>
    <w:p w14:paraId="2CF6AF83" w14:textId="5E97A0CA" w:rsidR="00636D89" w:rsidRPr="00B536C1" w:rsidRDefault="00636D89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thaiDistribute"/>
        <w:rPr>
          <w:rFonts w:ascii="TH SarabunPSK" w:eastAsia="Angsana New" w:hAnsi="TH SarabunPSK" w:cs="TH SarabunPSK"/>
          <w:b/>
          <w:bCs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b/>
          <w:bCs/>
          <w:noProof/>
          <w:sz w:val="32"/>
          <w:szCs w:val="32"/>
          <w:cs/>
        </w:rPr>
        <w:t>การจัดทำเอกสารประกอบการใช้งานระบบ (</w:t>
      </w:r>
      <w:r w:rsidRPr="00B536C1">
        <w:rPr>
          <w:rFonts w:ascii="TH SarabunPSK" w:eastAsia="Angsana New" w:hAnsi="TH SarabunPSK" w:cs="TH SarabunPSK" w:hint="cs"/>
          <w:b/>
          <w:bCs/>
          <w:noProof/>
          <w:sz w:val="32"/>
          <w:szCs w:val="32"/>
        </w:rPr>
        <w:t>System Documentation)</w:t>
      </w:r>
    </w:p>
    <w:p w14:paraId="0EB7FF99" w14:textId="054E469F" w:rsidR="00636D89" w:rsidRPr="00B536C1" w:rsidRDefault="00636D89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จัดทำคู่มือในการใช้งานอุปกรณ์ จัดทำเอกสารคู่มือการใช้งานแอปพลิเคชัน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 </w:t>
      </w:r>
    </w:p>
    <w:p w14:paraId="318FF1B2" w14:textId="7B819F67" w:rsidR="00323130" w:rsidRDefault="00D55D8E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noProof/>
          <w:color w:val="000000"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t xml:space="preserve">5. </w:t>
      </w:r>
      <w:r w:rsidRPr="00B536C1">
        <w:rPr>
          <w:rFonts w:ascii="TH SarabunPSK" w:eastAsia="Angsana New" w:hAnsi="TH SarabunPSK" w:cs="TH SarabunPSK" w:hint="cs"/>
          <w:b/>
          <w:noProof/>
          <w:color w:val="000000"/>
          <w:sz w:val="32"/>
          <w:szCs w:val="32"/>
        </w:rPr>
        <w:t>ผลการ</w:t>
      </w:r>
      <w:r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t xml:space="preserve">ดำเนินงาน 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>(อธิบายผลการทดลอง/การทดสอบ ที่บรรลุตามวัตถุประสงค์ ปัญหา/อุปสรรค ถ้ามี)</w:t>
      </w:r>
    </w:p>
    <w:p w14:paraId="4CE35E13" w14:textId="3413A4D8" w:rsidR="00091618" w:rsidRPr="00B536C1" w:rsidRDefault="00091618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noProof/>
          <w:color w:val="000000"/>
          <w:sz w:val="32"/>
          <w:szCs w:val="32"/>
        </w:rPr>
      </w:pPr>
      <w:r>
        <w:rPr>
          <w:rFonts w:ascii="TH SarabunPSK" w:eastAsia="Angsana New" w:hAnsi="TH SarabunPSK" w:cs="TH SarabunPSK"/>
          <w:noProof/>
          <w:color w:val="000000"/>
          <w:sz w:val="32"/>
          <w:szCs w:val="32"/>
        </w:rPr>
        <w:tab/>
        <w:t>-</w:t>
      </w:r>
    </w:p>
    <w:p w14:paraId="00746090" w14:textId="328CF0B9" w:rsidR="00985829" w:rsidRDefault="0023337D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noProof/>
          <w:color w:val="000000"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t>6</w:t>
      </w:r>
      <w:r w:rsidR="00985829"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t xml:space="preserve">. </w:t>
      </w:r>
      <w:commentRangeStart w:id="3"/>
      <w:commentRangeStart w:id="4"/>
      <w:r w:rsidRPr="00B536C1">
        <w:rPr>
          <w:rFonts w:ascii="TH SarabunPSK" w:eastAsia="Angsana New" w:hAnsi="TH SarabunPSK" w:cs="TH SarabunPSK" w:hint="cs"/>
          <w:bCs/>
          <w:noProof/>
          <w:color w:val="000000"/>
          <w:sz w:val="32"/>
          <w:szCs w:val="32"/>
          <w:cs/>
        </w:rPr>
        <w:t>แผนภาพ/รูปภาพ</w:t>
      </w:r>
      <w:commentRangeEnd w:id="3"/>
      <w:r w:rsidR="008E1B5F" w:rsidRPr="00B536C1">
        <w:rPr>
          <w:rStyle w:val="af"/>
          <w:rFonts w:ascii="TH SarabunPSK" w:hAnsi="TH SarabunPSK" w:cs="TH SarabunPSK" w:hint="cs"/>
          <w:sz w:val="32"/>
          <w:szCs w:val="32"/>
        </w:rPr>
        <w:commentReference w:id="3"/>
      </w:r>
      <w:r w:rsidRPr="00B536C1">
        <w:rPr>
          <w:rFonts w:ascii="TH SarabunPSK" w:eastAsia="Angsana New" w:hAnsi="TH SarabunPSK" w:cs="TH SarabunPSK" w:hint="cs"/>
          <w:bCs/>
          <w:noProof/>
          <w:color w:val="000000"/>
          <w:sz w:val="32"/>
          <w:szCs w:val="32"/>
          <w:cs/>
        </w:rPr>
        <w:t>/แผนผังโครงสร้างของผลงานที่ส่งประกวด</w:t>
      </w:r>
      <w:commentRangeEnd w:id="4"/>
      <w:r w:rsidR="00486063">
        <w:rPr>
          <w:rStyle w:val="af"/>
          <w:rFonts w:cs="Angsana New"/>
        </w:rPr>
        <w:commentReference w:id="4"/>
      </w:r>
    </w:p>
    <w:p w14:paraId="2795E006" w14:textId="2DF2C750" w:rsidR="00225473" w:rsidRDefault="00091618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noProof/>
          <w:color w:val="000000"/>
          <w:sz w:val="32"/>
          <w:szCs w:val="32"/>
        </w:rPr>
      </w:pPr>
      <w:r w:rsidRPr="00266A1A">
        <w:rPr>
          <w:rFonts w:ascii="TH SarabunPSK" w:hAnsi="TH SarabunPSK" w:cs="TH SarabunPSK"/>
          <w:noProof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559936" behindDoc="0" locked="0" layoutInCell="1" allowOverlap="1" wp14:anchorId="2BE00719" wp14:editId="7466E4E1">
                <wp:simplePos x="0" y="0"/>
                <wp:positionH relativeFrom="column">
                  <wp:posOffset>1218565</wp:posOffset>
                </wp:positionH>
                <wp:positionV relativeFrom="paragraph">
                  <wp:posOffset>2045335</wp:posOffset>
                </wp:positionV>
                <wp:extent cx="405130" cy="353060"/>
                <wp:effectExtent l="0" t="0" r="0" b="0"/>
                <wp:wrapNone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71714" w14:textId="77777777" w:rsidR="00266A1A" w:rsidRPr="00266A1A" w:rsidRDefault="00266A1A" w:rsidP="00266A1A">
                            <w:pP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</w:pPr>
                            <w:r w:rsidRPr="00266A1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(ก)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00719" id="กล่องข้อความ 2" o:spid="_x0000_s1029" type="#_x0000_t202" style="position:absolute;left:0;text-align:left;margin-left:95.95pt;margin-top:161.05pt;width:31.9pt;height:27.8pt;z-index:251559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" filled="f" stroked="f">
                <v:textbox>
                  <w:txbxContent>
                    <w:p w14:paraId="3C171714" w14:textId="77777777" w:rsidR="00266A1A" w:rsidRPr="00266A1A" w:rsidRDefault="00266A1A" w:rsidP="00266A1A">
                      <w:pP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 w:rsidRPr="00266A1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(ก)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shd w:val="clear" w:color="auto" w:fill="FFFFFF"/>
        </w:rPr>
        <w:drawing>
          <wp:anchor distT="0" distB="0" distL="114300" distR="114300" simplePos="0" relativeHeight="251478016" behindDoc="0" locked="0" layoutInCell="1" allowOverlap="1" wp14:anchorId="567ABFDA" wp14:editId="18439990">
            <wp:simplePos x="0" y="0"/>
            <wp:positionH relativeFrom="column">
              <wp:posOffset>497205</wp:posOffset>
            </wp:positionH>
            <wp:positionV relativeFrom="paragraph">
              <wp:posOffset>148590</wp:posOffset>
            </wp:positionV>
            <wp:extent cx="1841500" cy="1841500"/>
            <wp:effectExtent l="76200" t="76200" r="139700" b="139700"/>
            <wp:wrapNone/>
            <wp:docPr id="2107028759" name="รูปภาพ 2107028759" descr="A picture containing design, handc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28759" name="รูปภาพ 2107028759" descr="A picture containing design, handc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1841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  <w:shd w:val="clear" w:color="auto" w:fill="FFFFFF"/>
        </w:rPr>
        <w:drawing>
          <wp:anchor distT="0" distB="0" distL="114300" distR="114300" simplePos="0" relativeHeight="251513856" behindDoc="0" locked="0" layoutInCell="1" allowOverlap="1" wp14:anchorId="41CF9D6B" wp14:editId="2B605B8C">
            <wp:simplePos x="0" y="0"/>
            <wp:positionH relativeFrom="column">
              <wp:posOffset>3912235</wp:posOffset>
            </wp:positionH>
            <wp:positionV relativeFrom="paragraph">
              <wp:posOffset>98094</wp:posOffset>
            </wp:positionV>
            <wp:extent cx="1716405" cy="1833880"/>
            <wp:effectExtent l="76200" t="76200" r="131445" b="128270"/>
            <wp:wrapNone/>
            <wp:docPr id="915984216" name="รูปภาพ 915984216" descr="รูปภาพประกอบด้วย ถังขยะ, ข้อความ, ถั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84216" name="รูปภาพ 915984216" descr="รูปภาพประกอบด้วย ถังขยะ, ข้อความ, ถัง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65" t="8077" r="12046" b="16242"/>
                    <a:stretch/>
                  </pic:blipFill>
                  <pic:spPr bwMode="auto">
                    <a:xfrm>
                      <a:off x="0" y="0"/>
                      <a:ext cx="1716405" cy="183388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859D6" w14:textId="5C3470B3" w:rsidR="00225473" w:rsidRPr="00B536C1" w:rsidRDefault="00225473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noProof/>
          <w:color w:val="000000"/>
          <w:sz w:val="32"/>
          <w:szCs w:val="32"/>
        </w:rPr>
      </w:pPr>
    </w:p>
    <w:p w14:paraId="07D8821F" w14:textId="71FA7069" w:rsidR="0080143D" w:rsidRPr="00B536C1" w:rsidRDefault="00091618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  <w:r w:rsidRPr="00266A1A">
        <w:rPr>
          <w:rFonts w:ascii="TH SarabunPSK" w:hAnsi="TH SarabunPSK" w:cs="TH SarabunPSK"/>
          <w:noProof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574272" behindDoc="0" locked="0" layoutInCell="1" allowOverlap="1" wp14:anchorId="019772E3" wp14:editId="321E109D">
                <wp:simplePos x="0" y="0"/>
                <wp:positionH relativeFrom="column">
                  <wp:posOffset>3052777</wp:posOffset>
                </wp:positionH>
                <wp:positionV relativeFrom="paragraph">
                  <wp:posOffset>3482147</wp:posOffset>
                </wp:positionV>
                <wp:extent cx="405130" cy="353060"/>
                <wp:effectExtent l="0" t="0" r="0" b="0"/>
                <wp:wrapNone/>
                <wp:docPr id="5991502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22426" w14:textId="3AC408D9" w:rsidR="00266A1A" w:rsidRPr="00266A1A" w:rsidRDefault="00266A1A" w:rsidP="00266A1A">
                            <w:pP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</w:pPr>
                            <w:r w:rsidRPr="00266A1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 w:rsidR="00AF461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ค</w:t>
                            </w:r>
                            <w:r w:rsidRPr="00266A1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772E3" id="_x0000_s1030" type="#_x0000_t202" style="position:absolute;left:0;text-align:left;margin-left:240.4pt;margin-top:274.2pt;width:31.9pt;height:27.8pt;z-index:251574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" filled="f" stroked="f">
                <v:textbox>
                  <w:txbxContent>
                    <w:p w14:paraId="44B22426" w14:textId="3AC408D9" w:rsidR="00266A1A" w:rsidRPr="00266A1A" w:rsidRDefault="00266A1A" w:rsidP="00266A1A">
                      <w:pP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 w:rsidRPr="00266A1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(</w:t>
                      </w:r>
                      <w:r w:rsidR="00AF461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ค</w:t>
                      </w:r>
                      <w:r w:rsidRPr="00266A1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f4"/>
        <w:tblW w:w="116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3"/>
        <w:gridCol w:w="5356"/>
        <w:gridCol w:w="43"/>
        <w:gridCol w:w="1678"/>
        <w:gridCol w:w="43"/>
      </w:tblGrid>
      <w:tr w:rsidR="00E828D9" w14:paraId="45322AA9" w14:textId="77777777" w:rsidTr="00C3202E">
        <w:trPr>
          <w:gridAfter w:val="1"/>
          <w:wAfter w:w="43" w:type="dxa"/>
        </w:trPr>
        <w:tc>
          <w:tcPr>
            <w:tcW w:w="4503" w:type="dxa"/>
          </w:tcPr>
          <w:p w14:paraId="3CBAF569" w14:textId="027398DA" w:rsidR="00E828D9" w:rsidRDefault="00E828D9" w:rsidP="00817E3D">
            <w:pPr>
              <w:jc w:val="thaiDistribute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5356" w:type="dxa"/>
          </w:tcPr>
          <w:p w14:paraId="6B658C1E" w14:textId="7DFFCD8D" w:rsidR="00E828D9" w:rsidRDefault="00E828D9" w:rsidP="00817E3D">
            <w:pPr>
              <w:jc w:val="thaiDistribute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1721" w:type="dxa"/>
            <w:gridSpan w:val="2"/>
          </w:tcPr>
          <w:p w14:paraId="31BD45F9" w14:textId="77777777" w:rsidR="00E828D9" w:rsidRDefault="00E828D9" w:rsidP="00817E3D">
            <w:pPr>
              <w:jc w:val="thaiDistribute"/>
              <w:rPr>
                <w:rFonts w:ascii="TH SarabunPSK" w:hAnsi="TH SarabunPSK" w:cs="TH SarabunPSK"/>
                <w:noProof/>
                <w:sz w:val="32"/>
                <w:szCs w:val="32"/>
                <w:shd w:val="clear" w:color="auto" w:fill="FFFFFF"/>
              </w:rPr>
            </w:pPr>
          </w:p>
        </w:tc>
      </w:tr>
      <w:tr w:rsidR="00E828D9" w14:paraId="443787D4" w14:textId="77777777" w:rsidTr="00C3202E">
        <w:trPr>
          <w:gridAfter w:val="1"/>
          <w:wAfter w:w="43" w:type="dxa"/>
        </w:trPr>
        <w:tc>
          <w:tcPr>
            <w:tcW w:w="4503" w:type="dxa"/>
          </w:tcPr>
          <w:p w14:paraId="24FFCE1F" w14:textId="51466661" w:rsidR="00E828D9" w:rsidRDefault="00E828D9" w:rsidP="00817E3D">
            <w:pPr>
              <w:jc w:val="thaiDistribute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</w:p>
          <w:p w14:paraId="22B8FDAE" w14:textId="7E7B8A86" w:rsidR="00E828D9" w:rsidRDefault="00E828D9" w:rsidP="00817E3D">
            <w:pPr>
              <w:jc w:val="thaiDistribute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</w:p>
          <w:p w14:paraId="5626BC63" w14:textId="03312156" w:rsidR="00E828D9" w:rsidRDefault="00E828D9" w:rsidP="00817E3D">
            <w:pPr>
              <w:jc w:val="thaiDistribute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</w:p>
          <w:p w14:paraId="14BF991A" w14:textId="2371AF3E" w:rsidR="00E828D9" w:rsidRDefault="00E828D9" w:rsidP="00817E3D">
            <w:pPr>
              <w:jc w:val="thaiDistribute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</w:p>
          <w:p w14:paraId="4CA722D8" w14:textId="36A46A98" w:rsidR="00E828D9" w:rsidRDefault="00E828D9" w:rsidP="00817E3D">
            <w:pPr>
              <w:jc w:val="thaiDistribute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</w:p>
          <w:p w14:paraId="309B80FE" w14:textId="348DA221" w:rsidR="00E828D9" w:rsidRDefault="00E828D9" w:rsidP="00817E3D">
            <w:pPr>
              <w:jc w:val="thaiDistribute"/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</w:pPr>
          </w:p>
        </w:tc>
        <w:tc>
          <w:tcPr>
            <w:tcW w:w="5356" w:type="dxa"/>
          </w:tcPr>
          <w:p w14:paraId="7A294245" w14:textId="335F1497" w:rsidR="00E828D9" w:rsidRDefault="00E828D9" w:rsidP="00817E3D">
            <w:pPr>
              <w:jc w:val="thaiDistribute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</w:p>
          <w:p w14:paraId="05A66C52" w14:textId="4B43C0D6" w:rsidR="00E828D9" w:rsidRDefault="00E828D9" w:rsidP="00817E3D">
            <w:pPr>
              <w:jc w:val="thaiDistribute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</w:p>
          <w:p w14:paraId="0953A090" w14:textId="300F3AC8" w:rsidR="00E828D9" w:rsidRDefault="00E828D9" w:rsidP="00817E3D">
            <w:pPr>
              <w:jc w:val="thaiDistribute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</w:p>
          <w:p w14:paraId="7ABB3B87" w14:textId="7B434A54" w:rsidR="00E828D9" w:rsidRDefault="00AF461A" w:rsidP="00817E3D">
            <w:pPr>
              <w:jc w:val="thaiDistribute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  <w:r w:rsidRPr="00266A1A">
              <w:rPr>
                <w:rFonts w:ascii="TH SarabunPSK" w:hAnsi="TH SarabunPSK" w:cs="TH SarabunPSK"/>
                <w:noProof/>
                <w:sz w:val="32"/>
                <w:szCs w:val="32"/>
                <w:shd w:val="clear" w:color="auto" w:fill="FFFFFF"/>
              </w:rPr>
              <mc:AlternateContent>
                <mc:Choice Requires="wps">
                  <w:drawing>
                    <wp:anchor distT="45720" distB="45720" distL="114300" distR="114300" simplePos="0" relativeHeight="251587584" behindDoc="0" locked="0" layoutInCell="1" allowOverlap="1" wp14:anchorId="7A353EE4" wp14:editId="6D029CBB">
                      <wp:simplePos x="0" y="0"/>
                      <wp:positionH relativeFrom="column">
                        <wp:posOffset>1728470</wp:posOffset>
                      </wp:positionH>
                      <wp:positionV relativeFrom="paragraph">
                        <wp:posOffset>151434</wp:posOffset>
                      </wp:positionV>
                      <wp:extent cx="405130" cy="353060"/>
                      <wp:effectExtent l="0" t="0" r="0" b="0"/>
                      <wp:wrapNone/>
                      <wp:docPr id="1338529313" name="กล่องข้อความ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5130" cy="3530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C6DFA0" w14:textId="00DA66A3" w:rsidR="00266A1A" w:rsidRPr="00266A1A" w:rsidRDefault="00266A1A" w:rsidP="00266A1A">
                                  <w:pPr>
                                    <w:rPr>
                                      <w:rFonts w:ascii="TH SarabunPSK" w:hAnsi="TH SarabunPSK" w:cs="TH SarabunPSK" w:hint="cs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 w:rsidRPr="00266A1A">
                                    <w:rPr>
                                      <w:rFonts w:ascii="TH SarabunPSK" w:hAnsi="TH SarabunPSK" w:cs="TH SarabunPSK" w:hint="cs"/>
                                      <w:sz w:val="32"/>
                                      <w:szCs w:val="32"/>
                                      <w:cs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H SarabunPSK" w:hAnsi="TH SarabunPSK" w:cs="TH SarabunPSK" w:hint="cs"/>
                                      <w:sz w:val="32"/>
                                      <w:szCs w:val="32"/>
                                      <w:cs/>
                                    </w:rPr>
                                    <w:t>ข</w:t>
                                  </w:r>
                                  <w:r w:rsidRPr="00266A1A">
                                    <w:rPr>
                                      <w:rFonts w:ascii="TH SarabunPSK" w:hAnsi="TH SarabunPSK" w:cs="TH SarabunPSK" w:hint="cs"/>
                                      <w:sz w:val="32"/>
                                      <w:szCs w:val="32"/>
                                      <w:cs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353EE4" id="_x0000_s1031" type="#_x0000_t202" style="position:absolute;left:0;text-align:left;margin-left:136.1pt;margin-top:11.9pt;width:31.9pt;height:27.8pt;z-index:251587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" filled="f" stroked="f">
                      <v:textbox>
                        <w:txbxContent>
                          <w:p w14:paraId="4BC6DFA0" w14:textId="00DA66A3" w:rsidR="00266A1A" w:rsidRPr="00266A1A" w:rsidRDefault="00266A1A" w:rsidP="00266A1A">
                            <w:pP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</w:pPr>
                            <w:r w:rsidRPr="00266A1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ข</w:t>
                            </w:r>
                            <w:r w:rsidRPr="00266A1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2585A9B" w14:textId="56E4815D" w:rsidR="00E828D9" w:rsidRDefault="00E828D9" w:rsidP="00817E3D">
            <w:pPr>
              <w:jc w:val="thaiDistribute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</w:p>
          <w:p w14:paraId="58B063D1" w14:textId="42522FED" w:rsidR="00E828D9" w:rsidRPr="00E60940" w:rsidRDefault="00E828D9" w:rsidP="00817E3D">
            <w:pPr>
              <w:jc w:val="thaiDistribute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1721" w:type="dxa"/>
            <w:gridSpan w:val="2"/>
          </w:tcPr>
          <w:p w14:paraId="01F23713" w14:textId="77777777" w:rsidR="00E828D9" w:rsidRDefault="00E828D9" w:rsidP="00817E3D">
            <w:pPr>
              <w:jc w:val="thaiDistribute"/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</w:pPr>
          </w:p>
        </w:tc>
      </w:tr>
      <w:tr w:rsidR="00E828D9" w14:paraId="45360202" w14:textId="77777777" w:rsidTr="00C3202E">
        <w:tc>
          <w:tcPr>
            <w:tcW w:w="9902" w:type="dxa"/>
            <w:gridSpan w:val="3"/>
          </w:tcPr>
          <w:p w14:paraId="2162A524" w14:textId="6A5CC149" w:rsidR="00E828D9" w:rsidRDefault="00091618" w:rsidP="00817E3D">
            <w:pPr>
              <w:jc w:val="thaiDistribute"/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shd w:val="clear" w:color="auto" w:fill="FFFFFF"/>
                <w:cs/>
              </w:rPr>
              <w:drawing>
                <wp:anchor distT="0" distB="0" distL="114300" distR="114300" simplePos="0" relativeHeight="251525120" behindDoc="0" locked="0" layoutInCell="1" allowOverlap="1" wp14:anchorId="52546B5A" wp14:editId="42D95F1F">
                  <wp:simplePos x="0" y="0"/>
                  <wp:positionH relativeFrom="page">
                    <wp:posOffset>1986584</wp:posOffset>
                  </wp:positionH>
                  <wp:positionV relativeFrom="paragraph">
                    <wp:posOffset>-292679</wp:posOffset>
                  </wp:positionV>
                  <wp:extent cx="2356449" cy="1668354"/>
                  <wp:effectExtent l="76200" t="76200" r="139700" b="141605"/>
                  <wp:wrapNone/>
                  <wp:docPr id="910266465" name="รูปภาพ 910266465" descr="A picture containing playground, cartoon, grass, out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266465" name="รูปภาพ 910266465" descr="A picture containing playground, cartoon, grass, outdoo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62" r="15388" b="12645"/>
                          <a:stretch/>
                        </pic:blipFill>
                        <pic:spPr bwMode="auto">
                          <a:xfrm>
                            <a:off x="0" y="0"/>
                            <a:ext cx="2356449" cy="1668354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21" w:type="dxa"/>
            <w:gridSpan w:val="2"/>
          </w:tcPr>
          <w:p w14:paraId="60660761" w14:textId="77777777" w:rsidR="00E828D9" w:rsidRDefault="00E828D9" w:rsidP="00817E3D">
            <w:pPr>
              <w:jc w:val="thaiDistribute"/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</w:pPr>
          </w:p>
        </w:tc>
      </w:tr>
      <w:tr w:rsidR="00E828D9" w14:paraId="6A01D7ED" w14:textId="77777777" w:rsidTr="00C3202E">
        <w:tc>
          <w:tcPr>
            <w:tcW w:w="9902" w:type="dxa"/>
            <w:gridSpan w:val="3"/>
          </w:tcPr>
          <w:p w14:paraId="43F7E489" w14:textId="5973C4A9" w:rsidR="00E828D9" w:rsidRPr="00DC063D" w:rsidRDefault="00E828D9" w:rsidP="00817E3D">
            <w:pPr>
              <w:jc w:val="thaiDistribute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1721" w:type="dxa"/>
            <w:gridSpan w:val="2"/>
          </w:tcPr>
          <w:p w14:paraId="1807457F" w14:textId="77777777" w:rsidR="00E828D9" w:rsidRDefault="00E828D9" w:rsidP="00817E3D">
            <w:pPr>
              <w:jc w:val="thaiDistribute"/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</w:pPr>
          </w:p>
        </w:tc>
      </w:tr>
    </w:tbl>
    <w:p w14:paraId="63C5812D" w14:textId="6F1ABE64" w:rsidR="00E828D9" w:rsidRDefault="00E828D9" w:rsidP="00817E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lastRenderedPageBreak/>
        <w:t>ร</w:t>
      </w:r>
      <w:r w:rsidR="0009161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ู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ปที่ </w:t>
      </w:r>
      <w:r w:rsidR="00340245">
        <w:rPr>
          <w:rFonts w:ascii="TH SarabunPSK" w:hAnsi="TH SarabunPSK" w:cs="TH SarabunPSK"/>
          <w:sz w:val="32"/>
          <w:szCs w:val="32"/>
          <w:shd w:val="clear" w:color="auto" w:fill="FFFFFF"/>
        </w:rPr>
        <w:t>4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ก) การออกแบบฐานรองถังรีดนมที่ติดตั้งฐานวัดน้ำหนักและอุปกรณ์บันทึกปริมาณนม (ข) อุปกรณ์บันทึกปริมาณนมและตัวตนของวัว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และ (ค) อุปกรณ์ระหว่างการใช้งาน ซึ่งบันทึกตัวตนของวัวจากแท็ก 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RFID 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ที่ติดบริเวณหู</w:t>
      </w:r>
    </w:p>
    <w:p w14:paraId="2AF992A3" w14:textId="77777777" w:rsidR="00E828D9" w:rsidRPr="00E60940" w:rsidRDefault="00E828D9" w:rsidP="00817E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</w:p>
    <w:p w14:paraId="437B3149" w14:textId="2D22F2EA" w:rsidR="00E828D9" w:rsidRDefault="00ED2D62" w:rsidP="00817E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                       </w:t>
      </w:r>
      <w:r w:rsidR="00E828D9">
        <w:rPr>
          <w:rFonts w:ascii="TH SarabunPSK" w:hAnsi="TH SarabunPSK" w:cs="TH SarabunPSK"/>
          <w:noProof/>
          <w:sz w:val="32"/>
          <w:szCs w:val="32"/>
          <w:shd w:val="clear" w:color="auto" w:fill="FFFFFF"/>
        </w:rPr>
        <w:drawing>
          <wp:inline distT="0" distB="0" distL="0" distR="0" wp14:anchorId="292235EB" wp14:editId="674DFB31">
            <wp:extent cx="3747770" cy="1670685"/>
            <wp:effectExtent l="63500" t="63500" r="125730" b="132715"/>
            <wp:docPr id="1539535425" name="รูปภาพ 1539535425" descr="รูปภาพประกอบด้วย ข้อความ, แผนภาพ, ร่าง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35425" name="รูปภาพ 1539535425" descr="รูปภาพประกอบด้วย ข้อความ, แผนภาพ, ร่าง, ตัวอักษร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70" cy="167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1E8E97" w14:textId="7A2430DF" w:rsidR="00E828D9" w:rsidRPr="00A8730C" w:rsidRDefault="00ED2D62" w:rsidP="00817E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           </w:t>
      </w:r>
      <w:r w:rsidR="00E828D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รูปที่ </w:t>
      </w:r>
      <w:r w:rsidR="00805AF2">
        <w:rPr>
          <w:rFonts w:ascii="TH SarabunPSK" w:hAnsi="TH SarabunPSK" w:cs="TH SarabunPSK"/>
          <w:sz w:val="32"/>
          <w:szCs w:val="32"/>
          <w:shd w:val="clear" w:color="auto" w:fill="FFFFFF"/>
        </w:rPr>
        <w:t>5</w:t>
      </w:r>
      <w:r w:rsidR="00E828D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E828D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ขั้นตอนการตรวจสอบตัวตนของวัวผ่านแท็ก </w:t>
      </w:r>
      <w:r w:rsidR="00E828D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RFID </w:t>
      </w:r>
      <w:r w:rsidR="00E828D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และการบันทึกปริมาณนมด้วยการชั่งน้ำหนัก</w:t>
      </w:r>
    </w:p>
    <w:p w14:paraId="77512539" w14:textId="4F4EF04A" w:rsidR="00E828D9" w:rsidRDefault="00ED2D62" w:rsidP="00817E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                       </w:t>
      </w:r>
      <w:r w:rsidR="00E828D9">
        <w:rPr>
          <w:rFonts w:ascii="TH SarabunPSK" w:hAnsi="TH SarabunPSK" w:cs="TH SarabunPSK"/>
          <w:noProof/>
          <w:sz w:val="32"/>
          <w:szCs w:val="32"/>
          <w:shd w:val="clear" w:color="auto" w:fill="FFFFFF"/>
        </w:rPr>
        <w:drawing>
          <wp:inline distT="0" distB="0" distL="0" distR="0" wp14:anchorId="319E4660" wp14:editId="1FFE9476">
            <wp:extent cx="3755162" cy="2111887"/>
            <wp:effectExtent l="63500" t="63500" r="131445" b="123825"/>
            <wp:docPr id="1735590914" name="รูปภาพ 1735590914" descr="A picture containing text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90914" name="รูปภาพ 1735590914" descr="A picture containing text, diagram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947" cy="21336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0DEAE6" w14:textId="31ED5D61" w:rsidR="00E828D9" w:rsidRPr="00A8730C" w:rsidRDefault="00ED2D62" w:rsidP="00817E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          </w:t>
      </w:r>
      <w:r w:rsidR="00E828D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รูปที่ </w:t>
      </w:r>
      <w:r w:rsidR="00805AF2">
        <w:rPr>
          <w:rFonts w:ascii="TH SarabunPSK" w:hAnsi="TH SarabunPSK" w:cs="TH SarabunPSK"/>
          <w:sz w:val="32"/>
          <w:szCs w:val="32"/>
          <w:shd w:val="clear" w:color="auto" w:fill="FFFFFF"/>
        </w:rPr>
        <w:t>6</w:t>
      </w:r>
      <w:r w:rsidR="00E828D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E828D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กลไกการรวบรวมและวิเคราะห์ข้อมูลด้วยอัลกอริทึม </w:t>
      </w:r>
      <w:r w:rsidR="00E828D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AI </w:t>
      </w:r>
      <w:r w:rsidR="00E828D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เพื่อช่วยเกษตรกรวางแผนการรีดนม</w:t>
      </w:r>
    </w:p>
    <w:p w14:paraId="53F968AC" w14:textId="77777777" w:rsidR="00E828D9" w:rsidRDefault="00E828D9" w:rsidP="00817E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223176B6" w14:textId="50F47C1E" w:rsidR="00E828D9" w:rsidRDefault="00E828D9" w:rsidP="00817E3D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Style w:val="normaltextrun"/>
          <w:rFonts w:ascii="TH SarabunPSK" w:hAnsi="TH SarabunPSK" w:cs="TH SarabunPSK"/>
          <w:sz w:val="32"/>
          <w:szCs w:val="32"/>
        </w:rPr>
      </w:pP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การทำงานของอุปกรณ์วัดปริมาณน้ำนมเริ่มจากการที่เกษตรกรนำอุปกรณ์พร้อมถังนม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 ดังรูปที่ </w:t>
      </w:r>
      <w:r w:rsidR="00805AF2">
        <w:rPr>
          <w:rStyle w:val="normaltextrun"/>
          <w:rFonts w:ascii="TH SarabunPSK" w:hAnsi="TH SarabunPSK" w:cs="TH SarabunPSK"/>
          <w:sz w:val="32"/>
          <w:szCs w:val="32"/>
        </w:rPr>
        <w:t>4</w:t>
      </w:r>
      <w:r>
        <w:rPr>
          <w:rStyle w:val="normaltextrun"/>
          <w:rFonts w:ascii="TH SarabunPSK" w:hAnsi="TH SarabunPSK" w:cs="TH SarabunPSK"/>
          <w:sz w:val="32"/>
          <w:szCs w:val="32"/>
        </w:rPr>
        <w:t xml:space="preserve"> (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ก)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ไปใส่เครื่องรีดนม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ตัวอุปกรณ์จะมี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อุปกรณ์อ่าน </w:t>
      </w:r>
      <w:r>
        <w:rPr>
          <w:rStyle w:val="normaltextrun"/>
          <w:rFonts w:ascii="TH SarabunPSK" w:hAnsi="TH SarabunPSK" w:cs="TH SarabunPSK"/>
          <w:sz w:val="32"/>
          <w:szCs w:val="32"/>
        </w:rPr>
        <w:t>RFID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 w:rsidR="00805AF2">
        <w:rPr>
          <w:rStyle w:val="normaltextrun"/>
          <w:rFonts w:ascii="TH SarabunPSK" w:hAnsi="TH SarabunPSK" w:cs="TH SarabunPSK"/>
          <w:sz w:val="32"/>
          <w:szCs w:val="32"/>
        </w:rPr>
        <w:t xml:space="preserve">4 </w:t>
      </w:r>
      <w:r>
        <w:rPr>
          <w:rStyle w:val="normaltextrun"/>
          <w:rFonts w:ascii="TH SarabunPSK" w:hAnsi="TH SarabunPSK" w:cs="TH SarabunPSK"/>
          <w:sz w:val="32"/>
          <w:szCs w:val="32"/>
        </w:rPr>
        <w:t>(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ข)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ที่สามารถนำไปแตะ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แท็ก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ติดไว้บริเวณ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หู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ของ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วัว</w:t>
      </w:r>
      <w:r>
        <w:rPr>
          <w:rStyle w:val="normaltextrun"/>
          <w:rFonts w:ascii="TH SarabunPSK" w:hAnsi="TH SarabunPSK" w:cs="TH SarabunPSK"/>
          <w:sz w:val="32"/>
          <w:szCs w:val="32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ตัวเครื่องจะทำการจดจำตัวตนของวัว</w:t>
      </w:r>
      <w:r>
        <w:rPr>
          <w:rStyle w:val="normaltextrun"/>
          <w:rFonts w:ascii="TH SarabunPSK" w:hAnsi="TH SarabunPSK" w:cs="TH SarabunPSK"/>
          <w:sz w:val="32"/>
          <w:szCs w:val="32"/>
        </w:rPr>
        <w:t xml:space="preserve"> 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ในระหว่างการใช้งานดังรูปที่ </w:t>
      </w:r>
      <w:r w:rsidR="00805AF2">
        <w:rPr>
          <w:rStyle w:val="normaltextrun"/>
          <w:rFonts w:ascii="TH SarabunPSK" w:hAnsi="TH SarabunPSK" w:cs="TH SarabunPSK"/>
          <w:sz w:val="32"/>
          <w:szCs w:val="32"/>
        </w:rPr>
        <w:t xml:space="preserve">4 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(ค)</w:t>
      </w:r>
      <w:r>
        <w:rPr>
          <w:rStyle w:val="normaltextrun"/>
          <w:rFonts w:ascii="TH SarabunPSK" w:hAnsi="TH SarabunPSK" w:cs="TH SarabunPSK"/>
          <w:sz w:val="32"/>
          <w:szCs w:val="32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เมื่อน้ำนมเริ่มเข้ามาที่ถังจนรีดเสร็จเครื่องจะทำการชั่งน้ำหนักน้ำนมและส่งผ่าน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เครือข่ายไร้สายไปยังเครื่อง</w:t>
      </w:r>
      <w:proofErr w:type="spellStart"/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ในระบบคลาว</w:t>
      </w:r>
      <w:proofErr w:type="spellStart"/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ด์</w:t>
      </w:r>
      <w:proofErr w:type="spellEnd"/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 ดังรูปที่ </w:t>
      </w:r>
      <w:r w:rsidR="00805AF2">
        <w:rPr>
          <w:rStyle w:val="normaltextrun"/>
          <w:rFonts w:ascii="TH SarabunPSK" w:hAnsi="TH SarabunPSK" w:cs="TH SarabunPSK"/>
          <w:sz w:val="32"/>
          <w:szCs w:val="32"/>
        </w:rPr>
        <w:t>5</w:t>
      </w:r>
      <w:r>
        <w:rPr>
          <w:rStyle w:val="normaltextrun"/>
          <w:rFonts w:ascii="TH SarabunPSK" w:hAnsi="TH SarabunPSK" w:cs="TH SarabunPSK"/>
          <w:sz w:val="32"/>
          <w:szCs w:val="32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และเกษตรกรจะนำถังไปเทรวมกับถังใหญ่เพื่อส่งไปขายให้กับสหกรณ์และทำการรีดนมซ้ำไปในทุก ๆ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ตัวจนเสร็จสิ้นกระบวนการ</w:t>
      </w:r>
      <w:r>
        <w:rPr>
          <w:rStyle w:val="normaltextrun"/>
          <w:rFonts w:ascii="TH SarabunPSK" w:hAnsi="TH SarabunPSK" w:cs="TH SarabunPSK" w:hint="cs"/>
          <w:sz w:val="32"/>
          <w:szCs w:val="32"/>
        </w:rPr>
        <w:t xml:space="preserve"> 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เมื่อตัว</w:t>
      </w:r>
      <w:proofErr w:type="spellStart"/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รับข้อมูลมาแล้วจะ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นำข้อมูลเข้าสู่ฐานข้อมูล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โดยใช้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กลไก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การเข้าคิวเพื่อป้องกัน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ไม่ให้ฐานข้อมูลรับภาระ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มากเกินไป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พร้อมทั้งมีการ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สำรองข้อมูล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ทุก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ๆ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2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สัปดาห์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จากนั้นจะนำข้อมูลจาก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ฐานข้อมูล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มา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ประมวลผล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เพื่อหา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lactation curve 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ซึ่งแสดงพฤติกรรมการให้น้ำนม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ของวัวแต่ละตัว</w:t>
      </w:r>
      <w:r>
        <w:rPr>
          <w:rStyle w:val="normaltextrun"/>
          <w:rFonts w:ascii="TH SarabunPSK" w:hAnsi="TH SarabunPSK" w:cs="TH SarabunPSK"/>
          <w:sz w:val="32"/>
          <w:szCs w:val="32"/>
        </w:rPr>
        <w:t xml:space="preserve"> 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ข้อมูลเหล่านี้จะนำมา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วิเคราะห์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ด้วยกระบวนการทาง </w:t>
      </w:r>
      <w:r>
        <w:rPr>
          <w:rStyle w:val="normaltextrun"/>
          <w:rFonts w:ascii="TH SarabunPSK" w:hAnsi="TH SarabunPSK" w:cs="TH SarabunPSK"/>
          <w:sz w:val="32"/>
          <w:szCs w:val="32"/>
        </w:rPr>
        <w:t>A</w:t>
      </w:r>
      <w:r w:rsidR="00ED2D62">
        <w:rPr>
          <w:rStyle w:val="normaltextrun"/>
          <w:rFonts w:ascii="TH SarabunPSK" w:hAnsi="TH SarabunPSK" w:cs="TH SarabunPSK"/>
          <w:sz w:val="32"/>
          <w:szCs w:val="32"/>
        </w:rPr>
        <w:t xml:space="preserve">I </w:t>
      </w:r>
      <w:r>
        <w:rPr>
          <w:rStyle w:val="normaltextrun"/>
          <w:rFonts w:ascii="TH SarabunPSK" w:hAnsi="TH SarabunPSK" w:cs="TH SarabunPSK"/>
          <w:sz w:val="32"/>
          <w:szCs w:val="32"/>
        </w:rPr>
        <w:t xml:space="preserve">(Artificial Intelligence) 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เพื่อ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ใช้ในการวางแผนการให้อาหาร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การผสมพันธุ์วัว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การหาความผิดปกติของวัวแต่ละตัว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ซึ่งจะใช้ในการวางแผนธุรกิจต่อไป</w:t>
      </w:r>
      <w:r>
        <w:rPr>
          <w:rStyle w:val="normaltextrun"/>
          <w:rFonts w:ascii="TH SarabunPSK" w:hAnsi="TH SarabunPSK" w:cs="TH SarabunPSK"/>
          <w:sz w:val="32"/>
          <w:szCs w:val="32"/>
          <w:lang w:bidi="ar-SA"/>
        </w:rPr>
        <w:t xml:space="preserve"> 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 w:rsidR="00805AF2">
        <w:rPr>
          <w:rStyle w:val="normaltextrun"/>
          <w:rFonts w:ascii="TH SarabunPSK" w:hAnsi="TH SarabunPSK" w:cs="TH SarabunPSK"/>
          <w:sz w:val="32"/>
          <w:szCs w:val="32"/>
        </w:rPr>
        <w:t>6</w:t>
      </w:r>
    </w:p>
    <w:p w14:paraId="5EA3F0FE" w14:textId="77777777" w:rsidR="00E828D9" w:rsidRDefault="00E828D9" w:rsidP="00817E3D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Style w:val="normaltextrun"/>
          <w:rFonts w:ascii="TH SarabunPSK" w:hAnsi="TH SarabunPSK" w:cs="TH SarabunPSK"/>
          <w:sz w:val="32"/>
          <w:szCs w:val="32"/>
        </w:rPr>
      </w:pP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lastRenderedPageBreak/>
        <w:t>ระบบจะติดต่อกับผู้ใช้ผ่านทาง</w:t>
      </w:r>
      <w:proofErr w:type="spellStart"/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แดช</w:t>
      </w:r>
      <w:proofErr w:type="spellEnd"/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บอร์ดในรูปของเว็บแอปพลิเคชัน โดยมีการพัฒนาเป็น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API 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สำหรับดึงข้อมูลจากฐานข้อมูลมาวิเคราะห์ด้วยอัลกอริทึมทาง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AI 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และส่งผลลัพธ์ที่ได้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ไปแสดงผลใน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หน้าเว็บของผู้ใช้งาน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พร้อมทั้ง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แคชผลการคำนวณ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เก็บ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เอา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ไว้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แสดงผลในอนาคต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เพื่อเพิ่มประสิทธิภาพ</w:t>
      </w:r>
    </w:p>
    <w:p w14:paraId="5261280C" w14:textId="77777777" w:rsidR="00E828D9" w:rsidRDefault="00E828D9" w:rsidP="00817E3D">
      <w:pPr>
        <w:pStyle w:val="paragraph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744A4426" w14:textId="6467ADC9" w:rsidR="00E828D9" w:rsidRPr="008D6CBE" w:rsidRDefault="00E828D9" w:rsidP="00817E3D">
      <w:pPr>
        <w:pStyle w:val="paragraph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ระบบที่จะพัฒนาขึ้นมีโครงสร้างการทำงานดังรูปที่ </w:t>
      </w:r>
      <w:r w:rsidR="00805AF2">
        <w:rPr>
          <w:rFonts w:ascii="TH SarabunPSK" w:hAnsi="TH SarabunPSK" w:cs="TH SarabunPSK"/>
          <w:sz w:val="32"/>
          <w:szCs w:val="32"/>
          <w:shd w:val="clear" w:color="auto" w:fill="FFFFFF"/>
        </w:rPr>
        <w:t>7</w:t>
      </w:r>
    </w:p>
    <w:p w14:paraId="6025664E" w14:textId="6710F9AF" w:rsidR="00E828D9" w:rsidRDefault="00BE4811" w:rsidP="00817E3D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  <w:shd w:val="clear" w:color="auto" w:fill="FFFFFF"/>
          <w:cs/>
        </w:rPr>
        <w:drawing>
          <wp:anchor distT="0" distB="0" distL="114300" distR="114300" simplePos="0" relativeHeight="251592704" behindDoc="0" locked="0" layoutInCell="1" allowOverlap="1" wp14:anchorId="04924691" wp14:editId="3D8649C0">
            <wp:simplePos x="0" y="0"/>
            <wp:positionH relativeFrom="page">
              <wp:posOffset>2251841</wp:posOffset>
            </wp:positionH>
            <wp:positionV relativeFrom="paragraph">
              <wp:posOffset>216907</wp:posOffset>
            </wp:positionV>
            <wp:extent cx="3446145" cy="1507490"/>
            <wp:effectExtent l="76200" t="76200" r="135255" b="130810"/>
            <wp:wrapNone/>
            <wp:docPr id="1820857853" name="รูปภาพ 15" descr="รูปภาพประกอบด้วย ข้อความ, แผนภาพ, ตัวอักษร, วางแผ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57853" name="รูปภาพ 15" descr="รูปภาพประกอบด้วย ข้อความ, แผนภาพ, ตัวอักษร, วางแผน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45" cy="1507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BA1C4" w14:textId="203152AC" w:rsidR="00BE4811" w:rsidRDefault="00BE4811" w:rsidP="00817E3D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0810E642" w14:textId="393FFE71" w:rsidR="00BE4811" w:rsidRDefault="00BE4811" w:rsidP="00817E3D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3700571B" w14:textId="77777777" w:rsidR="00BE4811" w:rsidRDefault="00BE4811" w:rsidP="00817E3D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487BCC5C" w14:textId="77777777" w:rsidR="00BE4811" w:rsidRPr="00BE4811" w:rsidRDefault="00BE4811" w:rsidP="00817E3D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6A35857A" w14:textId="77777777" w:rsidR="00BE4811" w:rsidRDefault="00BE4811" w:rsidP="00817E3D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38B5A5C5" w14:textId="77777777" w:rsidR="00BE4811" w:rsidRDefault="00BE4811" w:rsidP="00817E3D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0DA36F32" w14:textId="20750BDE" w:rsidR="00BE4811" w:rsidRDefault="00BE4811" w:rsidP="00817E3D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E828D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รูปที่</w:t>
      </w:r>
      <w:r w:rsidR="00805AF2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7</w:t>
      </w:r>
      <w:r w:rsidR="00E828D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E828D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โครงสร้างการทำงานของระบบ</w:t>
      </w:r>
    </w:p>
    <w:p w14:paraId="223C9FC6" w14:textId="77777777" w:rsidR="00BE4811" w:rsidRDefault="00BE4811" w:rsidP="00817E3D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15B77458" w14:textId="77777777" w:rsidR="00E828D9" w:rsidRDefault="00E828D9" w:rsidP="00817E3D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A8730C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ข้อมูลนำเข้า:</w:t>
      </w:r>
      <w:r w:rsidRPr="00522DBD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อนุกรมเวลาของปริมาณน้ำนมดิบที่รีดได้ของวัวแต่ละตัว</w:t>
      </w:r>
    </w:p>
    <w:p w14:paraId="66E4F115" w14:textId="3E71B100" w:rsidR="002A1666" w:rsidRPr="006843FE" w:rsidRDefault="00E828D9" w:rsidP="00817E3D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eastAsia="Angsana New" w:hAnsi="TH SarabunPSK" w:cs="TH SarabunPSK" w:hint="cs"/>
          <w:b/>
          <w:noProof/>
          <w:sz w:val="32"/>
          <w:szCs w:val="32"/>
        </w:rPr>
      </w:pPr>
      <w:r w:rsidRPr="00A8730C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ข้อมูลผลลัพธ์:</w:t>
      </w:r>
      <w:r w:rsidRPr="00522DBD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อนุกรมเวลาของปริมาณน้ำนมดิบที่รีดได้ของวัวแต่ละตัวในอนาคตจนสิ้นสุดวัฏจักรในการให้น้ำนมการเตรียมข้อมูลเพื่อที่จะให้ได้ข้อมูลที่เหมาะสมแก่การใช้ </w:t>
      </w:r>
      <w:r w:rsidRPr="00522DBD">
        <w:rPr>
          <w:rFonts w:ascii="TH SarabunPSK" w:hAnsi="TH SarabunPSK" w:cs="TH SarabunPSK" w:hint="cs"/>
          <w:color w:val="000000"/>
          <w:sz w:val="32"/>
          <w:szCs w:val="32"/>
        </w:rPr>
        <w:t xml:space="preserve">AI </w:t>
      </w:r>
      <w:r w:rsidRPr="00522DBD">
        <w:rPr>
          <w:rFonts w:ascii="TH SarabunPSK" w:hAnsi="TH SarabunPSK" w:cs="TH SarabunPSK" w:hint="cs"/>
          <w:color w:val="000000"/>
          <w:sz w:val="32"/>
          <w:szCs w:val="32"/>
          <w:cs/>
        </w:rPr>
        <w:t>ให้ได้มีประสิทธิภาพมากที่สุดโดยจะจัดสันข้อมูลที่หายไป กรองการเปลี่ยนแปลงของข้อมูลจากความคาดเค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ลื่อน</w:t>
      </w:r>
      <w:r w:rsidRPr="00522DBD">
        <w:rPr>
          <w:rFonts w:ascii="TH SarabunPSK" w:hAnsi="TH SarabunPSK" w:cs="TH SarabunPSK" w:hint="cs"/>
          <w:color w:val="000000"/>
          <w:sz w:val="32"/>
          <w:szCs w:val="32"/>
          <w:cs/>
        </w:rPr>
        <w:t>ตัว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522DBD">
        <w:rPr>
          <w:rFonts w:ascii="TH SarabunPSK" w:hAnsi="TH SarabunPSK" w:cs="TH SarabunPSK" w:hint="cs"/>
          <w:color w:val="000000"/>
          <w:sz w:val="32"/>
          <w:szCs w:val="32"/>
        </w:rPr>
        <w:t>AI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522DBD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จะใช้การรวมผลลัพธ์เพื่อให้ได้ผลลัพธ์ที่ถูกต้องที่สุด โดยตัวขั้นตอนวิธีหลักที่จะใช้เป็น โครงข่ายประสาทเทียม ต้นไม้ตัดสินใจ และ </w:t>
      </w:r>
      <w:r w:rsidRPr="00522DBD">
        <w:rPr>
          <w:rFonts w:ascii="TH SarabunPSK" w:hAnsi="TH SarabunPSK" w:cs="TH SarabunPSK" w:hint="cs"/>
          <w:color w:val="000000"/>
          <w:sz w:val="32"/>
          <w:szCs w:val="32"/>
        </w:rPr>
        <w:t xml:space="preserve">Autoregressive integrated moving average </w:t>
      </w:r>
      <w:r w:rsidRPr="00522DBD">
        <w:rPr>
          <w:rFonts w:ascii="TH SarabunPSK" w:hAnsi="TH SarabunPSK" w:cs="TH SarabunPSK" w:hint="cs"/>
          <w:color w:val="000000"/>
          <w:sz w:val="32"/>
          <w:szCs w:val="32"/>
          <w:cs/>
        </w:rPr>
        <w:t>ซึ่งเป็นโมเดลหลักที่ใช้กับชนิดข้อมูลอนุกรมเวลา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ดังรูป</w:t>
      </w:r>
      <w:r w:rsidR="00E55AC1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t xml:space="preserve"> โดย</w:t>
      </w:r>
      <w:r w:rsidR="002A1666" w:rsidRPr="006843FE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t>การเลือกใช้โมเดลทางเราได้ทำการประเมินจากประเภทของข้อมูลนำเข้าและสิ่งที่จะได้รับจากข้อมูลนั้นโดยประเภทเป็นข้อมูลแบบอนุกรมเวลา โดยเราจะเลือกใช้หลัก</w:t>
      </w:r>
      <w:r w:rsidR="005D6A4C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t xml:space="preserve"> </w:t>
      </w:r>
      <w:r w:rsidR="002A1666" w:rsidRPr="006843FE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t xml:space="preserve">ๆ </w:t>
      </w:r>
      <w:r w:rsidR="002A1666" w:rsidRPr="006843FE">
        <w:rPr>
          <w:rFonts w:ascii="TH SarabunPSK" w:eastAsia="Angsana New" w:hAnsi="TH SarabunPSK" w:cs="TH SarabunPSK" w:hint="cs"/>
          <w:bCs/>
          <w:noProof/>
          <w:sz w:val="32"/>
          <w:szCs w:val="32"/>
        </w:rPr>
        <w:t>3</w:t>
      </w:r>
      <w:r w:rsidR="002A1666" w:rsidRPr="006843FE">
        <w:rPr>
          <w:rFonts w:ascii="TH SarabunPSK" w:eastAsia="Angsana New" w:hAnsi="TH SarabunPSK" w:cs="TH SarabunPSK" w:hint="cs"/>
          <w:b/>
          <w:noProof/>
          <w:sz w:val="32"/>
          <w:szCs w:val="32"/>
        </w:rPr>
        <w:t xml:space="preserve"> </w:t>
      </w:r>
      <w:r w:rsidR="002A1666" w:rsidRPr="006843FE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t>ตัว</w:t>
      </w:r>
      <w:r w:rsidR="005D6A4C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t>ได้แก่</w:t>
      </w:r>
      <w:r w:rsidR="002A1666" w:rsidRPr="006843FE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t xml:space="preserve"> </w:t>
      </w:r>
      <w:r w:rsidR="002A1666" w:rsidRPr="006843FE">
        <w:rPr>
          <w:rFonts w:ascii="TH SarabunPSK" w:eastAsia="Angsana New" w:hAnsi="TH SarabunPSK" w:cs="TH SarabunPSK" w:hint="cs"/>
          <w:bCs/>
          <w:noProof/>
          <w:sz w:val="32"/>
          <w:szCs w:val="32"/>
        </w:rPr>
        <w:t>CNN</w:t>
      </w:r>
      <w:r w:rsidR="005D6A4C">
        <w:rPr>
          <w:rFonts w:ascii="TH SarabunPSK" w:eastAsia="Angsana New" w:hAnsi="TH SarabunPSK" w:cs="TH SarabunPSK"/>
          <w:bCs/>
          <w:noProof/>
          <w:sz w:val="32"/>
          <w:szCs w:val="32"/>
        </w:rPr>
        <w:t xml:space="preserve"> </w:t>
      </w:r>
      <w:r w:rsidR="002A1666" w:rsidRPr="006843FE">
        <w:rPr>
          <w:rFonts w:ascii="TH SarabunPSK" w:eastAsia="Angsana New" w:hAnsi="TH SarabunPSK" w:cs="TH SarabunPSK" w:hint="cs"/>
          <w:bCs/>
          <w:noProof/>
          <w:sz w:val="32"/>
          <w:szCs w:val="32"/>
        </w:rPr>
        <w:t>,LSTM</w:t>
      </w:r>
      <w:r w:rsidR="005D6A4C">
        <w:rPr>
          <w:rFonts w:ascii="TH SarabunPSK" w:eastAsia="Angsana New" w:hAnsi="TH SarabunPSK" w:cs="TH SarabunPSK"/>
          <w:bCs/>
          <w:noProof/>
          <w:sz w:val="32"/>
          <w:szCs w:val="32"/>
        </w:rPr>
        <w:t xml:space="preserve"> </w:t>
      </w:r>
      <w:r w:rsidR="002A1666" w:rsidRPr="006843FE">
        <w:rPr>
          <w:rFonts w:ascii="TH SarabunPSK" w:eastAsia="Angsana New" w:hAnsi="TH SarabunPSK" w:cs="TH SarabunPSK" w:hint="cs"/>
          <w:bCs/>
          <w:noProof/>
          <w:sz w:val="32"/>
          <w:szCs w:val="32"/>
        </w:rPr>
        <w:t>,ARIMA</w:t>
      </w:r>
      <w:r w:rsidR="002A1666" w:rsidRPr="006843FE">
        <w:rPr>
          <w:rFonts w:ascii="TH SarabunPSK" w:eastAsia="Angsana New" w:hAnsi="TH SarabunPSK" w:cs="TH SarabunPSK" w:hint="cs"/>
          <w:b/>
          <w:noProof/>
          <w:sz w:val="32"/>
          <w:szCs w:val="32"/>
        </w:rPr>
        <w:t xml:space="preserve"> </w:t>
      </w:r>
      <w:r w:rsidR="002A1666" w:rsidRPr="006843FE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t xml:space="preserve">ซึ่งทั้ง </w:t>
      </w:r>
      <w:r w:rsidR="002A1666" w:rsidRPr="006843FE">
        <w:rPr>
          <w:rFonts w:ascii="TH SarabunPSK" w:eastAsia="Angsana New" w:hAnsi="TH SarabunPSK" w:cs="TH SarabunPSK" w:hint="cs"/>
          <w:bCs/>
          <w:noProof/>
          <w:sz w:val="32"/>
          <w:szCs w:val="32"/>
        </w:rPr>
        <w:t>3</w:t>
      </w:r>
      <w:r w:rsidR="002A1666" w:rsidRPr="006843FE">
        <w:rPr>
          <w:rFonts w:ascii="TH SarabunPSK" w:eastAsia="Angsana New" w:hAnsi="TH SarabunPSK" w:cs="TH SarabunPSK" w:hint="cs"/>
          <w:b/>
          <w:noProof/>
          <w:sz w:val="32"/>
          <w:szCs w:val="32"/>
        </w:rPr>
        <w:t xml:space="preserve"> </w:t>
      </w:r>
      <w:r w:rsidR="002A1666" w:rsidRPr="006843FE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t xml:space="preserve">ตัวเป็นประเภทที่เหมาะกับข้อมูลอนุกรมเวลา โดยโจทย์แรก </w:t>
      </w:r>
      <w:r w:rsidR="002A1666" w:rsidRPr="006843FE">
        <w:rPr>
          <w:rFonts w:ascii="TH SarabunPSK" w:eastAsia="Angsana New" w:hAnsi="TH SarabunPSK" w:cs="TH SarabunPSK" w:hint="cs"/>
          <w:bCs/>
          <w:noProof/>
          <w:sz w:val="32"/>
          <w:szCs w:val="32"/>
        </w:rPr>
        <w:t>CNN</w:t>
      </w:r>
      <w:r w:rsidR="002A1666" w:rsidRPr="006843FE">
        <w:rPr>
          <w:rFonts w:ascii="TH SarabunPSK" w:eastAsia="Angsana New" w:hAnsi="TH SarabunPSK" w:cs="TH SarabunPSK" w:hint="cs"/>
          <w:b/>
          <w:noProof/>
          <w:sz w:val="32"/>
          <w:szCs w:val="32"/>
        </w:rPr>
        <w:t xml:space="preserve"> </w:t>
      </w:r>
      <w:r w:rsidR="002A1666" w:rsidRPr="006843FE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t xml:space="preserve">เป็นโครงข่ายประสาทเทียมที่เน้นวิเคราะห์ภาพหรือข้อมูลในระนาบ สอง มิติแต่ก็มีการประยุกต์กับข้อมูลประเภทอนุกรมเวลาซึ่งก็ได้เป็นผลดี </w:t>
      </w:r>
      <w:r w:rsidR="002A1666" w:rsidRPr="006843FE">
        <w:rPr>
          <w:rFonts w:ascii="TH SarabunPSK" w:eastAsia="Angsana New" w:hAnsi="TH SarabunPSK" w:cs="TH SarabunPSK" w:hint="cs"/>
          <w:bCs/>
          <w:noProof/>
          <w:sz w:val="32"/>
          <w:szCs w:val="32"/>
        </w:rPr>
        <w:t>LSTM</w:t>
      </w:r>
      <w:r w:rsidR="002A1666" w:rsidRPr="006843FE">
        <w:rPr>
          <w:rFonts w:ascii="TH SarabunPSK" w:eastAsia="Angsana New" w:hAnsi="TH SarabunPSK" w:cs="TH SarabunPSK" w:hint="cs"/>
          <w:b/>
          <w:noProof/>
          <w:sz w:val="32"/>
          <w:szCs w:val="32"/>
        </w:rPr>
        <w:t xml:space="preserve"> </w:t>
      </w:r>
      <w:r w:rsidR="002A1666" w:rsidRPr="006843FE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t xml:space="preserve">หน่วยความจำระยะสั้นระยะยาวเป็นโครงข่ายประสาทเทียมที่เชื่อมต่อกันกับข้อมูลในอดีตเพราะข้อมูลมีความสัมพันธ์กัน </w:t>
      </w:r>
      <w:r w:rsidR="002A1666" w:rsidRPr="006843FE">
        <w:rPr>
          <w:rFonts w:ascii="TH SarabunPSK" w:eastAsia="Angsana New" w:hAnsi="TH SarabunPSK" w:cs="TH SarabunPSK" w:hint="cs"/>
          <w:bCs/>
          <w:noProof/>
          <w:sz w:val="32"/>
          <w:szCs w:val="32"/>
        </w:rPr>
        <w:t>ARIMA</w:t>
      </w:r>
      <w:r w:rsidR="002A1666" w:rsidRPr="006843FE">
        <w:rPr>
          <w:rFonts w:ascii="TH SarabunPSK" w:eastAsia="Angsana New" w:hAnsi="TH SarabunPSK" w:cs="TH SarabunPSK" w:hint="cs"/>
          <w:b/>
          <w:noProof/>
          <w:sz w:val="32"/>
          <w:szCs w:val="32"/>
        </w:rPr>
        <w:t xml:space="preserve"> </w:t>
      </w:r>
      <w:r w:rsidR="002A1666" w:rsidRPr="006843FE">
        <w:rPr>
          <w:rFonts w:ascii="TH SarabunPSK" w:eastAsia="Angsana New" w:hAnsi="TH SarabunPSK" w:cs="TH SarabunPSK" w:hint="cs"/>
          <w:b/>
          <w:noProof/>
          <w:sz w:val="32"/>
          <w:szCs w:val="32"/>
          <w:cs/>
        </w:rPr>
        <w:t>เป็นประเภทที่เหมาะสมกับข้อมูลอนุกรมเวลา และถูกออกแบบมาเพื่ออนุกรมเวลา</w:t>
      </w:r>
    </w:p>
    <w:p w14:paraId="11B265E2" w14:textId="25B888EB" w:rsidR="0080143D" w:rsidRPr="00B536C1" w:rsidRDefault="0080143D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5C9CF240" w14:textId="29FCD4C8" w:rsidR="0080143D" w:rsidRPr="00F072A6" w:rsidRDefault="0080143D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6D6815ED" w14:textId="30811901" w:rsidR="0080143D" w:rsidRPr="00B536C1" w:rsidRDefault="0080143D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24EAB873" w14:textId="77777777" w:rsidR="00AF461A" w:rsidRDefault="00AF461A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5E03B5D1" w14:textId="77777777" w:rsidR="00091618" w:rsidRDefault="00091618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21CB853F" w14:textId="77777777" w:rsidR="00091618" w:rsidRDefault="00091618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44377764" w14:textId="77777777" w:rsidR="00091618" w:rsidRDefault="00091618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6C7B9BC2" w14:textId="77777777" w:rsidR="002A1666" w:rsidRDefault="002A1666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623EA741" w14:textId="77777777" w:rsidR="00E55AC1" w:rsidRDefault="00E55AC1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13748E17" w14:textId="19C97FF5" w:rsidR="00985829" w:rsidRPr="00B536C1" w:rsidRDefault="0023337D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noProof/>
          <w:color w:val="000000"/>
          <w:sz w:val="32"/>
          <w:szCs w:val="32"/>
          <w:cs/>
        </w:rPr>
      </w:pPr>
      <w:r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lastRenderedPageBreak/>
        <w:t>7</w:t>
      </w:r>
      <w:r w:rsidR="00985829"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t xml:space="preserve">. </w:t>
      </w:r>
      <w:r w:rsidRPr="00B536C1">
        <w:rPr>
          <w:rFonts w:ascii="TH SarabunPSK" w:eastAsia="Angsana New" w:hAnsi="TH SarabunPSK" w:cs="TH SarabunPSK" w:hint="cs"/>
          <w:bCs/>
          <w:noProof/>
          <w:color w:val="000000"/>
          <w:sz w:val="32"/>
          <w:szCs w:val="32"/>
          <w:cs/>
        </w:rPr>
        <w:t>เอกสารอ้างอิง</w:t>
      </w:r>
    </w:p>
    <w:p w14:paraId="3D05D241" w14:textId="4F3E08E0" w:rsidR="00D94F67" w:rsidRPr="00CF055C" w:rsidRDefault="00D94F67" w:rsidP="00817E3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F055C">
        <w:rPr>
          <w:rFonts w:ascii="TH SarabunPSK" w:eastAsia="Arial Unicode MS" w:hAnsi="TH SarabunPSK" w:cs="TH SarabunPSK" w:hint="cs"/>
          <w:sz w:val="32"/>
          <w:szCs w:val="32"/>
          <w:cs/>
        </w:rPr>
        <w:t>ยะวงศา</w:t>
      </w:r>
      <w:r w:rsidRPr="00CF055C">
        <w:rPr>
          <w:rFonts w:ascii="TH SarabunPSK" w:eastAsia="Arial Unicode MS" w:hAnsi="TH SarabunPSK" w:cs="TH SarabunPSK" w:hint="cs"/>
          <w:sz w:val="32"/>
          <w:szCs w:val="32"/>
        </w:rPr>
        <w:t xml:space="preserve">, </w:t>
      </w:r>
      <w:r w:rsidRPr="00CF055C">
        <w:rPr>
          <w:rFonts w:ascii="TH SarabunPSK" w:eastAsia="Arial Unicode MS" w:hAnsi="TH SarabunPSK" w:cs="TH SarabunPSK" w:hint="cs"/>
          <w:sz w:val="32"/>
          <w:szCs w:val="32"/>
          <w:cs/>
        </w:rPr>
        <w:t>อดิศร</w:t>
      </w:r>
      <w:r w:rsidRPr="00CF055C">
        <w:rPr>
          <w:rFonts w:ascii="TH SarabunPSK" w:eastAsia="Arial Unicode MS" w:hAnsi="TH SarabunPSK" w:cs="TH SarabunPSK" w:hint="cs"/>
          <w:sz w:val="32"/>
          <w:szCs w:val="32"/>
        </w:rPr>
        <w:t>, et al.</w:t>
      </w:r>
      <w:r w:rsidRPr="00CF055C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Pr="00CF055C">
        <w:rPr>
          <w:rFonts w:ascii="TH SarabunPSK" w:eastAsia="Arial Unicode MS" w:hAnsi="TH SarabunPSK" w:cs="TH SarabunPSK" w:hint="cs"/>
          <w:i/>
          <w:sz w:val="32"/>
          <w:szCs w:val="32"/>
          <w:cs/>
        </w:rPr>
        <w:t>การประมาณผลผลิตน้ำนมรายวันจากผลผลิตน้ำนมเช้าและเย็นของโคนม</w:t>
      </w:r>
      <w:r w:rsidRPr="00CF055C">
        <w:rPr>
          <w:rFonts w:ascii="TH SarabunPSK" w:eastAsia="Arial Unicode MS" w:hAnsi="TH SarabunPSK" w:cs="TH SarabunPSK" w:hint="cs"/>
          <w:sz w:val="32"/>
          <w:szCs w:val="32"/>
          <w:cs/>
        </w:rPr>
        <w:t>.วารสารสัตวแพทย์</w:t>
      </w:r>
      <w:r w:rsidRPr="00CF055C">
        <w:rPr>
          <w:rFonts w:ascii="TH SarabunPSK" w:eastAsia="Arial Unicode MS" w:hAnsi="TH SarabunPSK" w:cs="TH SarabunPSK" w:hint="cs"/>
          <w:sz w:val="32"/>
          <w:szCs w:val="32"/>
        </w:rPr>
        <w:t xml:space="preserve">, </w:t>
      </w:r>
      <w:r w:rsidRPr="00CF055C">
        <w:rPr>
          <w:rFonts w:ascii="TH SarabunPSK" w:eastAsia="Arial Unicode MS" w:hAnsi="TH SarabunPSK" w:cs="TH SarabunPSK" w:hint="cs"/>
          <w:sz w:val="32"/>
          <w:szCs w:val="32"/>
          <w:cs/>
        </w:rPr>
        <w:t>2559.</w:t>
      </w:r>
    </w:p>
    <w:p w14:paraId="235FCBE0" w14:textId="4C4C1B31" w:rsidR="00D94F67" w:rsidRPr="00CF055C" w:rsidRDefault="00D94F67" w:rsidP="00817E3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055C">
        <w:rPr>
          <w:rFonts w:ascii="TH SarabunPSK" w:eastAsia="Arial Unicode MS" w:hAnsi="TH SarabunPSK" w:cs="TH SarabunPSK" w:hint="cs"/>
          <w:sz w:val="32"/>
          <w:szCs w:val="32"/>
          <w:cs/>
        </w:rPr>
        <w:t>กรมศุลกากร (2558).</w:t>
      </w:r>
    </w:p>
    <w:p w14:paraId="2D1D160F" w14:textId="77777777" w:rsidR="00D94F67" w:rsidRPr="00CF055C" w:rsidRDefault="00D94F67" w:rsidP="00817E3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F055C">
        <w:rPr>
          <w:rFonts w:ascii="TH SarabunPSK" w:eastAsia="Arial Unicode MS" w:hAnsi="TH SarabunPSK" w:cs="TH SarabunPSK" w:hint="cs"/>
          <w:sz w:val="32"/>
          <w:szCs w:val="32"/>
          <w:cs/>
        </w:rPr>
        <w:t>สำนักงานเศรษฐกิจการเกษตรและกรมปศุสตัว์(2559).</w:t>
      </w:r>
    </w:p>
    <w:p w14:paraId="7DA4BD3C" w14:textId="04BB593F" w:rsidR="00CF055C" w:rsidRPr="00CF055C" w:rsidRDefault="00B84F26" w:rsidP="00817E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F055C" w:rsidRPr="00CF055C">
        <w:rPr>
          <w:rFonts w:ascii="TH SarabunPSK" w:hAnsi="TH SarabunPSK" w:cs="TH SarabunPSK" w:hint="cs"/>
          <w:sz w:val="32"/>
          <w:szCs w:val="32"/>
          <w:cs/>
        </w:rPr>
        <w:t>ประชาชาติธุรกิจ. (2565). “นมพร้อมดื่ม” ขาดตลาด จ่อขึ้นราคายกแผง 1-2 บาท. สืบค้น 4 พฤษภาคม 2566</w:t>
      </w:r>
      <w:r w:rsidR="00CF055C" w:rsidRPr="00CF055C">
        <w:rPr>
          <w:rFonts w:ascii="TH SarabunPSK" w:hAnsi="TH SarabunPSK" w:cs="TH SarabunPSK" w:hint="cs"/>
          <w:sz w:val="32"/>
          <w:szCs w:val="32"/>
        </w:rPr>
        <w:t>,</w:t>
      </w:r>
      <w:r w:rsidR="00CF055C" w:rsidRPr="00CF055C">
        <w:rPr>
          <w:rFonts w:ascii="TH SarabunPSK" w:hAnsi="TH SarabunPSK" w:cs="TH SarabunPSK" w:hint="cs"/>
          <w:sz w:val="32"/>
          <w:szCs w:val="32"/>
          <w:cs/>
        </w:rPr>
        <w:t xml:space="preserve">      จาก </w:t>
      </w:r>
      <w:hyperlink r:id="rId29" w:history="1">
        <w:r w:rsidR="00CF055C" w:rsidRPr="00CF055C">
          <w:rPr>
            <w:rStyle w:val="a6"/>
            <w:rFonts w:ascii="TH SarabunPSK" w:hAnsi="TH SarabunPSK" w:cs="TH SarabunPSK" w:hint="cs"/>
            <w:color w:val="auto"/>
            <w:sz w:val="32"/>
            <w:szCs w:val="32"/>
            <w:u w:val="none"/>
          </w:rPr>
          <w:t>https://www.prachachat.net/marketing/news</w:t>
        </w:r>
        <w:r w:rsidR="00CF055C" w:rsidRPr="00CF055C">
          <w:rPr>
            <w:rStyle w:val="a6"/>
            <w:rFonts w:ascii="TH SarabunPSK" w:hAnsi="TH SarabunPSK" w:cs="TH SarabunPSK" w:hint="cs"/>
            <w:color w:val="auto"/>
            <w:sz w:val="32"/>
            <w:szCs w:val="32"/>
            <w:u w:val="none"/>
            <w:cs/>
          </w:rPr>
          <w:t>1063237</w:t>
        </w:r>
      </w:hyperlink>
      <w:r w:rsidR="00CF055C" w:rsidRPr="00CF055C"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</w:p>
    <w:p w14:paraId="1956E4F4" w14:textId="77777777" w:rsidR="006478B7" w:rsidRDefault="006478B7" w:rsidP="00817E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="00CF055C" w:rsidRPr="00CF055C">
        <w:rPr>
          <w:rFonts w:ascii="TH SarabunPSK" w:hAnsi="TH SarabunPSK" w:cs="TH SarabunPSK" w:hint="cs"/>
          <w:sz w:val="32"/>
          <w:szCs w:val="32"/>
          <w:cs/>
        </w:rPr>
        <w:t>สุพัต</w:t>
      </w:r>
      <w:proofErr w:type="spellEnd"/>
      <w:r w:rsidR="00CF055C" w:rsidRPr="00CF055C">
        <w:rPr>
          <w:rFonts w:ascii="TH SarabunPSK" w:hAnsi="TH SarabunPSK" w:cs="TH SarabunPSK" w:hint="cs"/>
          <w:sz w:val="32"/>
          <w:szCs w:val="32"/>
          <w:cs/>
        </w:rPr>
        <w:t>รา ธนเสนีย์วัฒน์. (2554). เกษตรกลุ้มนมล้นตลาด. สืบค้น 4 พฤษภาคม 2566</w:t>
      </w:r>
      <w:r w:rsidR="00CF055C" w:rsidRPr="00CF055C">
        <w:rPr>
          <w:rFonts w:ascii="TH SarabunPSK" w:hAnsi="TH SarabunPSK" w:cs="TH SarabunPSK" w:hint="cs"/>
          <w:sz w:val="32"/>
          <w:szCs w:val="32"/>
        </w:rPr>
        <w:t>,</w:t>
      </w:r>
      <w:r w:rsidR="00CF055C" w:rsidRPr="00CF055C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C5DB6D0" w14:textId="00F8CBD5" w:rsidR="00CF055C" w:rsidRPr="00CF055C" w:rsidRDefault="00CF055C" w:rsidP="00817E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F055C"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6478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hyperlink r:id="rId30" w:history="1">
        <w:r w:rsidRPr="00CF055C">
          <w:rPr>
            <w:rStyle w:val="a6"/>
            <w:rFonts w:ascii="TH SarabunPSK" w:hAnsi="TH SarabunPSK" w:cs="TH SarabunPSK" w:hint="cs"/>
            <w:color w:val="auto"/>
            <w:sz w:val="32"/>
            <w:szCs w:val="32"/>
            <w:u w:val="none"/>
          </w:rPr>
          <w:t>https://www.thairath.co.th/business/</w:t>
        </w:r>
        <w:r w:rsidRPr="00CF055C">
          <w:rPr>
            <w:rStyle w:val="a6"/>
            <w:rFonts w:ascii="TH SarabunPSK" w:hAnsi="TH SarabunPSK" w:cs="TH SarabunPSK" w:hint="cs"/>
            <w:color w:val="auto"/>
            <w:sz w:val="32"/>
            <w:szCs w:val="32"/>
            <w:u w:val="none"/>
            <w:cs/>
          </w:rPr>
          <w:t>217396</w:t>
        </w:r>
      </w:hyperlink>
    </w:p>
    <w:p w14:paraId="593450EB" w14:textId="77777777" w:rsidR="006478B7" w:rsidRDefault="006478B7" w:rsidP="00817E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CF055C" w:rsidRPr="00CF055C">
        <w:rPr>
          <w:rFonts w:ascii="TH SarabunPSK" w:hAnsi="TH SarabunPSK" w:cs="TH SarabunPSK" w:hint="cs"/>
          <w:sz w:val="32"/>
          <w:szCs w:val="32"/>
        </w:rPr>
        <w:t>What</w:t>
      </w:r>
      <w:r w:rsidR="00CF055C" w:rsidRPr="00CF055C">
        <w:rPr>
          <w:rFonts w:ascii="TH SarabunPSK" w:hAnsi="TH SarabunPSK" w:cs="TH SarabunPSK" w:hint="cs"/>
          <w:sz w:val="32"/>
          <w:szCs w:val="32"/>
          <w:cs/>
        </w:rPr>
        <w:t>2</w:t>
      </w:r>
      <w:r w:rsidR="00CF055C" w:rsidRPr="00CF055C">
        <w:rPr>
          <w:rFonts w:ascii="TH SarabunPSK" w:hAnsi="TH SarabunPSK" w:cs="TH SarabunPSK" w:hint="cs"/>
          <w:sz w:val="32"/>
          <w:szCs w:val="32"/>
        </w:rPr>
        <w:t>Grow</w:t>
      </w:r>
      <w:r w:rsidR="00CF055C" w:rsidRPr="00CF055C">
        <w:rPr>
          <w:rFonts w:ascii="TH SarabunPSK" w:hAnsi="TH SarabunPSK" w:cs="TH SarabunPSK" w:hint="cs"/>
          <w:sz w:val="32"/>
          <w:szCs w:val="32"/>
          <w:cs/>
        </w:rPr>
        <w:t xml:space="preserve">. (24 กรกฎาคม 2562). โคนม ตอนที่ </w:t>
      </w:r>
      <w:r w:rsidR="00CF055C" w:rsidRPr="00CF055C">
        <w:rPr>
          <w:rFonts w:ascii="TH SarabunPSK" w:hAnsi="TH SarabunPSK" w:cs="TH SarabunPSK" w:hint="cs"/>
          <w:sz w:val="32"/>
          <w:szCs w:val="32"/>
        </w:rPr>
        <w:t xml:space="preserve">5: </w:t>
      </w:r>
      <w:r w:rsidR="00CF055C" w:rsidRPr="00CF055C">
        <w:rPr>
          <w:rFonts w:ascii="TH SarabunPSK" w:hAnsi="TH SarabunPSK" w:cs="TH SarabunPSK" w:hint="cs"/>
          <w:sz w:val="32"/>
          <w:szCs w:val="32"/>
          <w:cs/>
        </w:rPr>
        <w:t>รีดนมถูกวิธี เพื่อน้ำนมดีมีมาตรฐาน [</w:t>
      </w:r>
      <w:r w:rsidR="00CF055C" w:rsidRPr="00CF055C">
        <w:rPr>
          <w:rFonts w:ascii="TH SarabunPSK" w:hAnsi="TH SarabunPSK" w:cs="TH SarabunPSK" w:hint="cs"/>
          <w:sz w:val="32"/>
          <w:szCs w:val="32"/>
        </w:rPr>
        <w:t>Video file]</w:t>
      </w:r>
    </w:p>
    <w:p w14:paraId="40F2ACB7" w14:textId="020D7453" w:rsidR="00CF055C" w:rsidRDefault="00CF055C" w:rsidP="00817E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F055C">
        <w:rPr>
          <w:rFonts w:ascii="TH SarabunPSK" w:hAnsi="TH SarabunPSK" w:cs="TH SarabunPSK"/>
          <w:sz w:val="32"/>
          <w:szCs w:val="32"/>
          <w:cs/>
        </w:rPr>
        <w:t xml:space="preserve"> สืบค้นจาก </w:t>
      </w:r>
      <w:proofErr w:type="spellStart"/>
      <w:r w:rsidR="169D3C32" w:rsidRPr="007261A6">
        <w:rPr>
          <w:rFonts w:ascii="TH SarabunPSK" w:hAnsi="TH SarabunPSK" w:cs="TH SarabunPSK"/>
          <w:sz w:val="32"/>
          <w:szCs w:val="32"/>
        </w:rPr>
        <w:t>โคนม</w:t>
      </w:r>
      <w:proofErr w:type="spellEnd"/>
      <w:r w:rsidR="169D3C32" w:rsidRPr="007261A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169D3C32" w:rsidRPr="007261A6">
        <w:rPr>
          <w:rFonts w:ascii="TH SarabunPSK" w:hAnsi="TH SarabunPSK" w:cs="TH SarabunPSK"/>
          <w:sz w:val="32"/>
          <w:szCs w:val="32"/>
        </w:rPr>
        <w:t>ตอนที่</w:t>
      </w:r>
      <w:proofErr w:type="spellEnd"/>
      <w:r w:rsidR="169D3C32" w:rsidRPr="007261A6">
        <w:rPr>
          <w:rFonts w:ascii="TH SarabunPSK" w:hAnsi="TH SarabunPSK" w:cs="TH SarabunPSK"/>
          <w:sz w:val="32"/>
          <w:szCs w:val="32"/>
        </w:rPr>
        <w:t xml:space="preserve"> 5: </w:t>
      </w:r>
      <w:proofErr w:type="spellStart"/>
      <w:r w:rsidR="169D3C32" w:rsidRPr="007261A6">
        <w:rPr>
          <w:rFonts w:ascii="TH SarabunPSK" w:hAnsi="TH SarabunPSK" w:cs="TH SarabunPSK"/>
          <w:sz w:val="32"/>
          <w:szCs w:val="32"/>
        </w:rPr>
        <w:t>รีดนมถูกวิธี</w:t>
      </w:r>
      <w:proofErr w:type="spellEnd"/>
      <w:r w:rsidR="169D3C32" w:rsidRPr="007261A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169D3C32" w:rsidRPr="007261A6">
        <w:rPr>
          <w:rFonts w:ascii="TH SarabunPSK" w:hAnsi="TH SarabunPSK" w:cs="TH SarabunPSK"/>
          <w:sz w:val="32"/>
          <w:szCs w:val="32"/>
        </w:rPr>
        <w:t>เพื่อน้ำนมดีมีมาตรฐาน</w:t>
      </w:r>
      <w:proofErr w:type="spellEnd"/>
    </w:p>
    <w:p w14:paraId="2A213910" w14:textId="77777777" w:rsidR="00817E3D" w:rsidRDefault="008C0A39" w:rsidP="00817E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C0A39">
        <w:rPr>
          <w:rFonts w:ascii="TH SarabunPSK" w:hAnsi="TH SarabunPSK" w:cs="TH SarabunPSK"/>
          <w:sz w:val="32"/>
          <w:szCs w:val="32"/>
        </w:rPr>
        <w:t xml:space="preserve">Factors affecting conception rate after artificial insemination and pregnancy loss in lactating dairy cows, </w:t>
      </w:r>
      <w:r w:rsidRPr="008C0A39">
        <w:rPr>
          <w:rFonts w:ascii="TH SarabunPSK" w:hAnsi="TH SarabunPSK" w:cs="TH SarabunPSK" w:hint="cs"/>
          <w:sz w:val="32"/>
          <w:szCs w:val="32"/>
          <w:cs/>
        </w:rPr>
        <w:t>สืบค้นเมื่อ</w:t>
      </w:r>
      <w:r w:rsidRPr="008C0A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C0A39">
        <w:rPr>
          <w:rFonts w:ascii="TH SarabunPSK" w:hAnsi="TH SarabunPSK" w:cs="TH SarabunPSK"/>
          <w:sz w:val="32"/>
          <w:szCs w:val="32"/>
        </w:rPr>
        <w:t xml:space="preserve">18 </w:t>
      </w:r>
      <w:r w:rsidRPr="008C0A39">
        <w:rPr>
          <w:rFonts w:ascii="TH SarabunPSK" w:hAnsi="TH SarabunPSK" w:cs="TH SarabunPSK" w:hint="cs"/>
          <w:sz w:val="32"/>
          <w:szCs w:val="32"/>
          <w:cs/>
        </w:rPr>
        <w:t>พฤษภาคม</w:t>
      </w:r>
      <w:r w:rsidRPr="008C0A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C0A39">
        <w:rPr>
          <w:rFonts w:ascii="TH SarabunPSK" w:hAnsi="TH SarabunPSK" w:cs="TH SarabunPSK" w:hint="cs"/>
          <w:sz w:val="32"/>
          <w:szCs w:val="32"/>
          <w:cs/>
        </w:rPr>
        <w:t>พ</w:t>
      </w:r>
      <w:r w:rsidRPr="008C0A39">
        <w:rPr>
          <w:rFonts w:ascii="TH SarabunPSK" w:hAnsi="TH SarabunPSK" w:cs="TH SarabunPSK"/>
          <w:sz w:val="32"/>
          <w:szCs w:val="32"/>
          <w:cs/>
        </w:rPr>
        <w:t>.</w:t>
      </w:r>
      <w:r w:rsidRPr="008C0A39">
        <w:rPr>
          <w:rFonts w:ascii="TH SarabunPSK" w:hAnsi="TH SarabunPSK" w:cs="TH SarabunPSK" w:hint="cs"/>
          <w:sz w:val="32"/>
          <w:szCs w:val="32"/>
          <w:cs/>
        </w:rPr>
        <w:t>ศ</w:t>
      </w:r>
      <w:r w:rsidRPr="008C0A39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8C0A39">
        <w:rPr>
          <w:rFonts w:ascii="TH SarabunPSK" w:hAnsi="TH SarabunPSK" w:cs="TH SarabunPSK"/>
          <w:sz w:val="32"/>
          <w:szCs w:val="32"/>
        </w:rPr>
        <w:t>2566,</w:t>
      </w:r>
    </w:p>
    <w:p w14:paraId="2C659C2B" w14:textId="5796D927" w:rsidR="008C0A39" w:rsidRDefault="008C0A39" w:rsidP="00817E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C0A39">
        <w:rPr>
          <w:rFonts w:ascii="TH SarabunPSK" w:hAnsi="TH SarabunPSK" w:cs="TH SarabunPSK"/>
          <w:sz w:val="32"/>
          <w:szCs w:val="32"/>
        </w:rPr>
        <w:t>https://www.sciencedirect.com/science/article/abs/pii/S0378432004000193</w:t>
      </w:r>
    </w:p>
    <w:p w14:paraId="24236A72" w14:textId="5C021DAA" w:rsidR="006478B7" w:rsidRPr="006478B7" w:rsidRDefault="006478B7" w:rsidP="00817E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6478B7">
        <w:rPr>
          <w:rFonts w:ascii="TH SarabunPSK" w:hAnsi="TH SarabunPSK" w:cs="TH SarabunPSK"/>
          <w:sz w:val="32"/>
          <w:szCs w:val="32"/>
        </w:rPr>
        <w:t>Liseune</w:t>
      </w:r>
      <w:proofErr w:type="spellEnd"/>
      <w:r w:rsidRPr="006478B7">
        <w:rPr>
          <w:rFonts w:ascii="TH SarabunPSK" w:hAnsi="TH SarabunPSK" w:cs="TH SarabunPSK"/>
          <w:sz w:val="32"/>
          <w:szCs w:val="32"/>
        </w:rPr>
        <w:t>, Arno, et al. "Predicting the milk yield curve of dairy cows in the subsequent lactation period using deep learning." Computers and Electronics in Agriculture 180 (2021): 105904.</w:t>
      </w:r>
    </w:p>
    <w:p w14:paraId="7DB76616" w14:textId="5838E30A" w:rsidR="006478B7" w:rsidRPr="006478B7" w:rsidRDefault="006478B7" w:rsidP="00817E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6478B7">
        <w:rPr>
          <w:rFonts w:ascii="TH SarabunPSK" w:hAnsi="TH SarabunPSK" w:cs="TH SarabunPSK"/>
          <w:sz w:val="32"/>
          <w:szCs w:val="32"/>
        </w:rPr>
        <w:t>Xue, Ning, et al. "Evolving deep CNN-LSTMs for inventory time series prediction." 2019 IEEE Congress on Evolutionary Computation (CEC). IEEE, 2019.</w:t>
      </w:r>
    </w:p>
    <w:p w14:paraId="78FD08BA" w14:textId="196AE022" w:rsidR="006478B7" w:rsidRDefault="006478B7" w:rsidP="00817E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6478B7">
        <w:rPr>
          <w:rFonts w:ascii="TH SarabunPSK" w:hAnsi="TH SarabunPSK" w:cs="TH SarabunPSK"/>
          <w:sz w:val="32"/>
          <w:szCs w:val="32"/>
        </w:rPr>
        <w:t>Zhang, G. Peter. "Time series forecasting using a hybrid ARIMA and neural network model." Neurocomputing 50 (2003): 159-175.</w:t>
      </w:r>
    </w:p>
    <w:p w14:paraId="23D9BC96" w14:textId="23FA0CCB" w:rsidR="007F44BF" w:rsidRDefault="007F44BF" w:rsidP="00817E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F44BF">
        <w:rPr>
          <w:rFonts w:ascii="TH SarabunPSK" w:hAnsi="TH SarabunPSK" w:cs="TH SarabunPSK"/>
          <w:sz w:val="32"/>
          <w:szCs w:val="32"/>
        </w:rPr>
        <w:t xml:space="preserve">Rhone, J.A., </w:t>
      </w:r>
      <w:proofErr w:type="spellStart"/>
      <w:r w:rsidRPr="007F44BF">
        <w:rPr>
          <w:rFonts w:ascii="TH SarabunPSK" w:hAnsi="TH SarabunPSK" w:cs="TH SarabunPSK"/>
          <w:sz w:val="32"/>
          <w:szCs w:val="32"/>
        </w:rPr>
        <w:t>Koonawootrittriron</w:t>
      </w:r>
      <w:proofErr w:type="spellEnd"/>
      <w:r w:rsidRPr="007F44BF">
        <w:rPr>
          <w:rFonts w:ascii="TH SarabunPSK" w:hAnsi="TH SarabunPSK" w:cs="TH SarabunPSK"/>
          <w:sz w:val="32"/>
          <w:szCs w:val="32"/>
        </w:rPr>
        <w:t>, S. &amp; Elzo, M.A. Factors affecting milk yield, milk fat, bacterial score, and bulk tank somatic cell count of dairy farms in the central region of Thailand.</w:t>
      </w:r>
      <w:r w:rsidRPr="007F44BF">
        <w:rPr>
          <w:rFonts w:ascii="Arial" w:hAnsi="Arial" w:cs="Arial"/>
          <w:sz w:val="32"/>
          <w:szCs w:val="32"/>
        </w:rPr>
        <w:t> </w:t>
      </w:r>
      <w:r w:rsidRPr="007F44BF">
        <w:rPr>
          <w:rFonts w:ascii="TH SarabunPSK" w:hAnsi="TH SarabunPSK" w:cs="TH SarabunPSK"/>
          <w:sz w:val="32"/>
          <w:szCs w:val="32"/>
        </w:rPr>
        <w:t xml:space="preserve">Trop </w:t>
      </w:r>
      <w:proofErr w:type="spellStart"/>
      <w:r w:rsidRPr="007F44BF">
        <w:rPr>
          <w:rFonts w:ascii="TH SarabunPSK" w:hAnsi="TH SarabunPSK" w:cs="TH SarabunPSK"/>
          <w:sz w:val="32"/>
          <w:szCs w:val="32"/>
        </w:rPr>
        <w:t>Anim</w:t>
      </w:r>
      <w:proofErr w:type="spellEnd"/>
      <w:r w:rsidRPr="007F44BF">
        <w:rPr>
          <w:rFonts w:ascii="TH SarabunPSK" w:hAnsi="TH SarabunPSK" w:cs="TH SarabunPSK"/>
          <w:sz w:val="32"/>
          <w:szCs w:val="32"/>
        </w:rPr>
        <w:t xml:space="preserve"> Health Prod</w:t>
      </w:r>
      <w:r w:rsidRPr="007F44BF">
        <w:rPr>
          <w:rFonts w:ascii="Arial" w:hAnsi="Arial" w:cs="Arial"/>
          <w:sz w:val="32"/>
          <w:szCs w:val="32"/>
        </w:rPr>
        <w:t> </w:t>
      </w:r>
      <w:r w:rsidRPr="007F44BF">
        <w:rPr>
          <w:rFonts w:ascii="TH SarabunPSK" w:hAnsi="TH SarabunPSK" w:cs="TH SarabunPSK"/>
          <w:sz w:val="32"/>
          <w:szCs w:val="32"/>
        </w:rPr>
        <w:t>40, 147–153 (2008). https://doi.org/10.1007/s11250-007-9074-5</w:t>
      </w:r>
    </w:p>
    <w:p w14:paraId="61AE1EE9" w14:textId="77777777" w:rsidR="00B169BA" w:rsidRDefault="00B169BA" w:rsidP="00817E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3BA99B8" w14:textId="77777777" w:rsidR="00B169BA" w:rsidRDefault="00B169BA" w:rsidP="00817E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DA38748" w14:textId="77777777" w:rsidR="00B169BA" w:rsidRDefault="00B169BA" w:rsidP="00817E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44BBD7" w14:textId="77777777" w:rsidR="007C2533" w:rsidRDefault="169D3C32" w:rsidP="00817E3D">
      <w:pPr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533312" behindDoc="0" locked="0" layoutInCell="1" allowOverlap="1" wp14:anchorId="5146FE1C" wp14:editId="2B40334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076952" cy="3514725"/>
            <wp:effectExtent l="0" t="0" r="0" b="0"/>
            <wp:wrapSquare wrapText="bothSides"/>
            <wp:docPr id="2068598625" name="รูปภาพ 2068598625" title="Video titled: โคนม ตอนที่ 5: รีดนมถูกวิธี เพื่อน้ำนมดีมีมาตรฐาน">
              <a:hlinkClick xmlns:a="http://schemas.openxmlformats.org/drawingml/2006/main" r:id="rId31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OPgODRRMhuE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2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76B76" w14:textId="77777777" w:rsidR="007C2533" w:rsidRDefault="007C2533" w:rsidP="00817E3D">
      <w:pPr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0D65C1FD" w14:textId="77777777" w:rsidR="007C2533" w:rsidRDefault="007C2533" w:rsidP="00817E3D">
      <w:pPr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4DA0A8FA" w14:textId="77777777" w:rsidR="00C5324D" w:rsidRDefault="00C5324D" w:rsidP="00817E3D">
      <w:pPr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3646A504" w14:textId="77777777" w:rsidR="007F44BF" w:rsidRDefault="007F44BF" w:rsidP="00817E3D">
      <w:pPr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4E7DAC92" w14:textId="77777777" w:rsidR="007F44BF" w:rsidRDefault="007F44BF" w:rsidP="00817E3D">
      <w:pPr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5CA5752C" w14:textId="77777777" w:rsidR="007F44BF" w:rsidRDefault="007F44BF" w:rsidP="00817E3D">
      <w:pPr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09234297" w14:textId="77777777" w:rsidR="007F44BF" w:rsidRDefault="007F44BF" w:rsidP="00817E3D">
      <w:pPr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2606D91E" w14:textId="77777777" w:rsidR="007F44BF" w:rsidRDefault="007F44BF" w:rsidP="00817E3D">
      <w:pPr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4EC05B05" w14:textId="77777777" w:rsidR="007F44BF" w:rsidRDefault="007F44BF" w:rsidP="00817E3D">
      <w:pPr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32563772" w14:textId="77777777" w:rsidR="007F44BF" w:rsidRDefault="007F44BF" w:rsidP="00817E3D">
      <w:pPr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17C8BED0" w14:textId="77777777" w:rsidR="007F44BF" w:rsidRDefault="007F44BF" w:rsidP="00817E3D">
      <w:pPr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1ED64F80" w14:textId="77777777" w:rsidR="007F44BF" w:rsidRDefault="007F44BF" w:rsidP="00817E3D">
      <w:pPr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318FF1B8" w14:textId="0F2C2704" w:rsidR="00323130" w:rsidRPr="00B536C1" w:rsidRDefault="00D55D8E" w:rsidP="00817E3D">
      <w:pPr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lastRenderedPageBreak/>
        <w:t>ข้อมูลเชิงนวัตกรรม</w:t>
      </w:r>
    </w:p>
    <w:p w14:paraId="318FF1B9" w14:textId="3ED4DD47" w:rsidR="00323130" w:rsidRPr="00B536C1" w:rsidRDefault="00D55D8E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thaiDistribute"/>
        <w:rPr>
          <w:rFonts w:ascii="TH SarabunPSK" w:eastAsia="Angsana New" w:hAnsi="TH SarabunPSK" w:cs="TH SarabunPSK"/>
          <w:noProof/>
          <w:color w:val="000000"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t xml:space="preserve">1. </w:t>
      </w:r>
      <w:r w:rsidRPr="00B536C1">
        <w:rPr>
          <w:rFonts w:ascii="TH SarabunPSK" w:eastAsia="Angsana New" w:hAnsi="TH SarabunPSK" w:cs="TH SarabunPSK" w:hint="cs"/>
          <w:b/>
          <w:noProof/>
          <w:color w:val="000000"/>
          <w:sz w:val="32"/>
          <w:szCs w:val="32"/>
        </w:rPr>
        <w:t>Insight</w:t>
      </w:r>
      <w:r w:rsidRPr="00B536C1">
        <w:rPr>
          <w:rFonts w:ascii="TH SarabunPSK" w:eastAsia="Angsana New" w:hAnsi="TH SarabunPSK" w:cs="TH SarabunPSK" w:hint="cs"/>
          <w:noProof/>
          <w:color w:val="000000"/>
          <w:sz w:val="32"/>
          <w:szCs w:val="32"/>
        </w:rPr>
        <w:t xml:space="preserve"> มีกลุ่มเป้าหมาย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คือใคร </w:t>
      </w:r>
      <w:r w:rsidRPr="00B536C1">
        <w:rPr>
          <w:rFonts w:ascii="TH SarabunPSK" w:eastAsia="Angsana New" w:hAnsi="TH SarabunPSK" w:cs="TH SarabunPSK" w:hint="cs"/>
          <w:noProof/>
          <w:color w:val="000000"/>
          <w:sz w:val="32"/>
          <w:szCs w:val="32"/>
        </w:rPr>
        <w:t>และ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>คาดว่า</w:t>
      </w:r>
      <w:r w:rsidRPr="00B536C1">
        <w:rPr>
          <w:rFonts w:ascii="TH SarabunPSK" w:eastAsia="Angsana New" w:hAnsi="TH SarabunPSK" w:cs="TH SarabunPSK" w:hint="cs"/>
          <w:noProof/>
          <w:color w:val="000000"/>
          <w:sz w:val="32"/>
          <w:szCs w:val="32"/>
        </w:rPr>
        <w:t>สามารถช่วยแก้ไขปัญหาหรือทำให้กลุ่มเป้าหมายดีขึ้นได้อย่างไร</w:t>
      </w:r>
    </w:p>
    <w:p w14:paraId="1E1A96F7" w14:textId="6792C218" w:rsidR="000F6E10" w:rsidRDefault="0091407A" w:rsidP="00817E3D">
      <w:pPr>
        <w:spacing w:after="0" w:line="240" w:lineRule="auto"/>
        <w:ind w:firstLine="720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กลุ่มเป้าหมายคือเกษตรกรโคนม</w:t>
      </w:r>
      <w:r w:rsidR="00FD7C67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และสหกรณ์โคนม</w:t>
      </w:r>
      <w:r w:rsidR="009B2041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 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จะช่วยแก้ปัญหาภาวะนมล้นตลาดและขาดตลาดได้จากการเก็บรวบรวมข้อมูลปริมาณน้ำนมของวัวแต่ละตัวโดยไม่เพิ่มภาระให้กับเกษตรกรเพื่อนำข้อมูลมาประมวลผลและ</w:t>
      </w:r>
      <w:r w:rsidR="00D93C8C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วางแผน</w:t>
      </w:r>
      <w:r w:rsidR="000F6E10"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ให้อาหาร</w:t>
      </w:r>
      <w:r w:rsidR="000F6E10"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="000F6E10"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การผสมพันธุ์วัว</w:t>
      </w:r>
      <w:r w:rsidR="000F6E10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0F6E10"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การหาความผิดปกติของวัวแต่ละตัว</w:t>
      </w:r>
      <w:r w:rsidR="000F6E10"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="000F6E10"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ซึ่ง</w:t>
      </w:r>
      <w:r w:rsidR="00CD224E">
        <w:rPr>
          <w:rStyle w:val="normaltextrun"/>
          <w:rFonts w:ascii="TH SarabunPSK" w:hAnsi="TH SarabunPSK" w:cs="TH SarabunPSK" w:hint="cs"/>
          <w:sz w:val="32"/>
          <w:szCs w:val="32"/>
          <w:cs/>
        </w:rPr>
        <w:t>ทำให้เกษตรมีรายได้เพิ่มขึ้น</w:t>
      </w:r>
      <w:r w:rsidR="00A575FB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 </w:t>
      </w:r>
      <w:r w:rsidR="00CD224E">
        <w:rPr>
          <w:rStyle w:val="normaltextrun"/>
          <w:rFonts w:ascii="TH SarabunPSK" w:hAnsi="TH SarabunPSK" w:cs="TH SarabunPSK" w:hint="cs"/>
          <w:sz w:val="32"/>
          <w:szCs w:val="32"/>
          <w:cs/>
        </w:rPr>
        <w:t>รายจ่ายน้อยลง สหกรณ์โคนมหรือบริษัท</w:t>
      </w:r>
      <w:r w:rsidR="00A575FB">
        <w:rPr>
          <w:rStyle w:val="normaltextrun"/>
          <w:rFonts w:ascii="TH SarabunPSK" w:hAnsi="TH SarabunPSK" w:cs="TH SarabunPSK" w:hint="cs"/>
          <w:sz w:val="32"/>
          <w:szCs w:val="32"/>
          <w:cs/>
        </w:rPr>
        <w:t>แปรรูปผลผลิตจะสามารถวางแผนธุรกิจในระยะยาวได้เนื่องจาก</w:t>
      </w:r>
      <w:r w:rsidR="00470EFB">
        <w:rPr>
          <w:rStyle w:val="normaltextrun"/>
          <w:rFonts w:ascii="TH SarabunPSK" w:hAnsi="TH SarabunPSK" w:cs="TH SarabunPSK" w:hint="cs"/>
          <w:sz w:val="32"/>
          <w:szCs w:val="32"/>
          <w:cs/>
        </w:rPr>
        <w:t>สามารถรู้ปริมาณนมที่จะถูกผลิตออกมาในอนาคตได้</w:t>
      </w:r>
      <w:r w:rsidR="000F6E10">
        <w:rPr>
          <w:rStyle w:val="normaltextrun"/>
          <w:rFonts w:ascii="TH SarabunPSK" w:hAnsi="TH SarabunPSK" w:cs="TH SarabunPSK"/>
          <w:sz w:val="32"/>
          <w:szCs w:val="32"/>
          <w:lang w:bidi="ar-SA"/>
        </w:rPr>
        <w:t xml:space="preserve"> </w:t>
      </w:r>
    </w:p>
    <w:p w14:paraId="318FF1BC" w14:textId="36AFA10D" w:rsidR="00323130" w:rsidRPr="00B536C1" w:rsidRDefault="00D55D8E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t>2. Wow Idea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 ผลงานมีจุดเด่น/ความแตกต่างจากผลงานทั่วไปอย่างไร</w:t>
      </w:r>
    </w:p>
    <w:p w14:paraId="5378630F" w14:textId="1E45CF06" w:rsidR="0091407A" w:rsidRPr="00B536C1" w:rsidRDefault="0091407A" w:rsidP="00817E3D">
      <w:pPr>
        <w:spacing w:after="0" w:line="240" w:lineRule="auto"/>
        <w:ind w:firstLine="720"/>
        <w:jc w:val="thaiDistribute"/>
        <w:rPr>
          <w:rFonts w:ascii="TH SarabunPSK" w:eastAsia="Angsana New" w:hAnsi="TH SarabunPSK" w:cs="TH SarabunPSK" w:hint="cs"/>
          <w:noProof/>
          <w:sz w:val="32"/>
          <w:szCs w:val="32"/>
          <w:cs/>
        </w:rPr>
      </w:pPr>
      <w:r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การเก็บและบันทึกข้อมูลเดิมต้องให้เกษตรกรจดบันทึกชั่งน้ำหนักด้วยตัวเองทำให้เกษตรส่วนใหญ่เลือกที่จะไม่จดบันทึกเนื่องจากเป็นการสร้างภาระมากเกินไปแต่ระบบของเราเป็นระบบชั่งน้ำหนักและบันทึกข้อมูลวัวแต่ละตัวแบบอัตโนมัติ</w:t>
      </w:r>
      <w:r w:rsidR="00240A59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 ซึ่งเป็นระบบที่ยังไม่มีใน</w:t>
      </w:r>
      <w:r w:rsidR="002E19DE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การนำมาใช้ในประเทศไทยเนื่องจากมี</w:t>
      </w:r>
      <w:r w:rsidR="00F21EC8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ต้</w:t>
      </w:r>
      <w:r w:rsidR="002E19DE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นทุนที่สูง</w:t>
      </w:r>
      <w:r w:rsidR="00F21EC8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และฟาร์มโคนมส่วนใหญ่ในไทยเป็นฟาร์มขนาดเล็ก</w:t>
      </w:r>
    </w:p>
    <w:p w14:paraId="318FF1BF" w14:textId="24874FD0" w:rsidR="00323130" w:rsidRPr="00B536C1" w:rsidRDefault="00D55D8E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t>3. Business Model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 </w:t>
      </w:r>
      <w:r w:rsidR="00E556E4"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ระบุต้นทุนที่คาดการณ์ของทั้งโครงการ</w:t>
      </w:r>
      <w:r w:rsidR="006520B6"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 </w:t>
      </w:r>
      <w:r w:rsidR="001D5FEC"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และ</w:t>
      </w:r>
      <w:r w:rsidR="00D61264"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อธิบาย</w:t>
      </w:r>
      <w:r w:rsidR="006520B6" w:rsidRPr="00B536C1">
        <w:rPr>
          <w:rFonts w:ascii="TH SarabunPSK" w:eastAsia="Angsana New" w:hAnsi="TH SarabunPSK" w:cs="TH SarabunPSK" w:hint="cs"/>
          <w:noProof/>
          <w:sz w:val="32"/>
          <w:szCs w:val="32"/>
        </w:rPr>
        <w:t>แนวคิดในการวางแผน/ต่อยอดทางธุรกิจ</w:t>
      </w:r>
    </w:p>
    <w:p w14:paraId="501587D1" w14:textId="54D5BC5B" w:rsidR="00DC1108" w:rsidRPr="00B536C1" w:rsidRDefault="00DC1108" w:rsidP="00817E3D">
      <w:pPr>
        <w:spacing w:after="0" w:line="240" w:lineRule="auto"/>
        <w:ind w:firstLine="720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ต้นทุนในการพัฒนาทั้งโครงการ จำนวนเงิน </w:t>
      </w:r>
      <w:r w:rsidR="00620BE7">
        <w:rPr>
          <w:rFonts w:ascii="TH SarabunPSK" w:eastAsia="Angsana New" w:hAnsi="TH SarabunPSK" w:cs="TH SarabunPSK"/>
          <w:noProof/>
          <w:sz w:val="32"/>
          <w:szCs w:val="32"/>
        </w:rPr>
        <w:t>5,000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 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บาท</w:t>
      </w:r>
    </w:p>
    <w:p w14:paraId="0662566D" w14:textId="5E97D293" w:rsidR="00DC1108" w:rsidRPr="00B536C1" w:rsidRDefault="00DC1108" w:rsidP="00817E3D">
      <w:pPr>
        <w:spacing w:after="0" w:line="240" w:lineRule="auto"/>
        <w:ind w:firstLine="720"/>
        <w:jc w:val="thaiDistribute"/>
        <w:rPr>
          <w:rFonts w:ascii="TH SarabunPSK" w:eastAsia="Angsana New" w:hAnsi="TH SarabunPSK" w:cs="TH SarabunPSK"/>
          <w:b/>
          <w:bCs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b/>
          <w:bCs/>
          <w:noProof/>
          <w:sz w:val="32"/>
          <w:szCs w:val="32"/>
          <w:cs/>
        </w:rPr>
        <w:t>แนวคิดในการวางแผนต่อยอดทางธุรกิจ</w:t>
      </w:r>
    </w:p>
    <w:p w14:paraId="1EEBDD77" w14:textId="1E5EE332" w:rsidR="00DC1108" w:rsidRPr="00B536C1" w:rsidRDefault="00DC1108" w:rsidP="00817E3D">
      <w:pPr>
        <w:spacing w:after="0" w:line="240" w:lineRule="auto"/>
        <w:ind w:firstLine="720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>1.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ติดต่อผ่านทางสมาคมและสหกรณ์โคนมทั่วประเทศ</w:t>
      </w:r>
    </w:p>
    <w:p w14:paraId="73C0DAE6" w14:textId="7E43C5BC" w:rsidR="00DC1108" w:rsidRPr="00B536C1" w:rsidRDefault="00DC1108" w:rsidP="00817E3D">
      <w:pPr>
        <w:spacing w:after="0" w:line="240" w:lineRule="auto"/>
        <w:ind w:firstLine="720"/>
        <w:jc w:val="thaiDistribute"/>
        <w:rPr>
          <w:rFonts w:ascii="TH SarabunPSK" w:eastAsia="Angsana New" w:hAnsi="TH SarabunPSK" w:cs="TH SarabunPSK" w:hint="cs"/>
          <w:noProof/>
          <w:sz w:val="32"/>
          <w:szCs w:val="32"/>
        </w:rPr>
      </w:pP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>2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>.</w:t>
      </w:r>
      <w:r w:rsidR="009F09D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ติดต่อผ่านนั</w:t>
      </w:r>
      <w:r w:rsidR="00F85D2E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ก</w:t>
      </w:r>
      <w:r w:rsidR="009F09D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วิชาการ</w:t>
      </w:r>
      <w:r w:rsidR="00F370F0">
        <w:rPr>
          <w:rFonts w:ascii="TH SarabunPSK" w:eastAsia="Angsana New" w:hAnsi="TH SarabunPSK" w:cs="TH SarabunPSK" w:hint="cs"/>
          <w:noProof/>
          <w:sz w:val="32"/>
          <w:szCs w:val="32"/>
          <w:cs/>
        </w:rPr>
        <w:t>โคนม ภาคสั</w:t>
      </w:r>
      <w:r w:rsidR="00F85D2E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ต</w:t>
      </w:r>
      <w:r w:rsidR="00F370F0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วบาลของมหาวิทยาลัยเกษตรศาสตร์ซึ่งมีเครือข่ายของฟาร์มโคนม</w:t>
      </w:r>
    </w:p>
    <w:p w14:paraId="27BC97C0" w14:textId="1C243730" w:rsidR="00DC1108" w:rsidRPr="00B536C1" w:rsidRDefault="00DC1108" w:rsidP="00817E3D">
      <w:pPr>
        <w:spacing w:after="0" w:line="240" w:lineRule="auto"/>
        <w:ind w:firstLine="720"/>
        <w:jc w:val="thaiDistribute"/>
        <w:rPr>
          <w:rFonts w:ascii="TH SarabunPSK" w:eastAsia="Angsana New" w:hAnsi="TH SarabunPSK" w:cs="TH SarabunPSK"/>
          <w:noProof/>
          <w:sz w:val="32"/>
          <w:szCs w:val="32"/>
          <w:cs/>
        </w:rPr>
      </w:pP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>3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>.เสนอนวัตกรรมให้กับเกษตรโดยตรงผ่านฟาร์มโคนมตัวอย่าง</w:t>
      </w:r>
    </w:p>
    <w:p w14:paraId="318FF1C2" w14:textId="4132F0D2" w:rsidR="00323130" w:rsidRPr="00B536C1" w:rsidRDefault="00D55D8E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bookmarkStart w:id="5" w:name="_heading=h.gjdgxs" w:colFirst="0" w:colLast="0"/>
      <w:bookmarkEnd w:id="5"/>
      <w:r w:rsidRPr="00B536C1">
        <w:rPr>
          <w:rFonts w:ascii="TH SarabunPSK" w:eastAsia="Angsana New" w:hAnsi="TH SarabunPSK" w:cs="TH SarabunPSK" w:hint="cs"/>
          <w:b/>
          <w:noProof/>
          <w:sz w:val="32"/>
          <w:szCs w:val="32"/>
        </w:rPr>
        <w:t>4. Production and Diffusion</w:t>
      </w:r>
      <w:r w:rsidRPr="00B536C1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 มีวิธีการเข้าถึงกลุ่มเป้าหมายได้อย่างไร</w:t>
      </w:r>
    </w:p>
    <w:p w14:paraId="1826893C" w14:textId="1FC23C7E" w:rsidR="00614CCB" w:rsidRPr="00B536C1" w:rsidRDefault="00614CCB" w:rsidP="00817E3D">
      <w:pPr>
        <w:spacing w:after="0" w:line="240" w:lineRule="auto"/>
        <w:ind w:firstLine="720"/>
        <w:jc w:val="thaiDistribute"/>
        <w:rPr>
          <w:rFonts w:ascii="TH SarabunPSK" w:eastAsia="Angsana New" w:hAnsi="TH SarabunPSK" w:cs="TH SarabunPSK" w:hint="cs"/>
          <w:noProof/>
          <w:sz w:val="32"/>
          <w:szCs w:val="32"/>
          <w:cs/>
        </w:rPr>
      </w:pPr>
      <w:r w:rsidRPr="00B536C1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ปัญหาน้ำนมดิบขาดแคลนและล้นตลาดเป็นปัญหาใหญ่ของเกษตรกรโคนมอยู่แล้วและเครื่องมือในการจัดเก็บข้อมูลปริมาณน้ำนมเดิมไม่ตอบโจทย์เกษตรกรเราสามารถขายให้กับสหกรณ์โคนม บริษัทใหญ่ที่รับซื้อน้ำนมดิบจากเกษตรกร และขายให้กับเกษตรกรโดยตรงเพราะนอกจากอุปกรณ์จะสามารถคาดการณ์ช่วงเวลาที่เหมาะสมในการผสมพันธุ์วัวได้แล้วยังสามารถบอก</w:t>
      </w:r>
      <w:r w:rsidR="00CB4B8A">
        <w:rPr>
          <w:rFonts w:ascii="TH SarabunPSK" w:eastAsia="Angsana New" w:hAnsi="TH SarabunPSK" w:cs="TH SarabunPSK" w:hint="cs"/>
          <w:noProof/>
          <w:sz w:val="32"/>
          <w:szCs w:val="32"/>
          <w:cs/>
        </w:rPr>
        <w:t>ปริมาณอาหารที่ควรให้วัวแต่ละตัว ความผิดผกติของวัว ทำให้เกษตรมีรายได้ที่สูงขึ้นและมีรายจ่ายที่ลดลง</w:t>
      </w:r>
    </w:p>
    <w:p w14:paraId="318FF1C5" w14:textId="0E451A99" w:rsidR="00323130" w:rsidRDefault="00D55D8E" w:rsidP="00817E3D">
      <w:pPr>
        <w:pStyle w:val="a7"/>
        <w:numPr>
          <w:ilvl w:val="0"/>
          <w:numId w:val="1"/>
        </w:num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  <w:r w:rsidRPr="0026691A">
        <w:rPr>
          <w:rFonts w:ascii="TH SarabunPSK" w:eastAsia="Angsana New" w:hAnsi="TH SarabunPSK" w:cs="TH SarabunPSK" w:hint="cs"/>
          <w:b/>
          <w:noProof/>
          <w:sz w:val="32"/>
          <w:szCs w:val="32"/>
        </w:rPr>
        <w:t>ภาพชิ้นงานต้นแบบ</w:t>
      </w:r>
    </w:p>
    <w:p w14:paraId="43FFD5F6" w14:textId="2759D7BF" w:rsidR="00EF4FCD" w:rsidRPr="0026691A" w:rsidRDefault="00EF4FCD" w:rsidP="00817E3D">
      <w:pPr>
        <w:pStyle w:val="a7"/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47DBDD6A" w14:textId="7CBBCC72" w:rsidR="0026691A" w:rsidRDefault="00B26C12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  <w:r>
        <w:rPr>
          <w:rFonts w:ascii="TH SarabunPSK" w:eastAsia="Angsana New" w:hAnsi="TH SarabunPSK" w:cs="TH SarabunPSK"/>
          <w:b/>
          <w:noProof/>
          <w:sz w:val="32"/>
          <w:szCs w:val="32"/>
          <w:u w:val="single"/>
        </w:rPr>
        <w:drawing>
          <wp:anchor distT="0" distB="0" distL="114300" distR="114300" simplePos="0" relativeHeight="251877376" behindDoc="0" locked="0" layoutInCell="1" allowOverlap="1" wp14:anchorId="454F43FA" wp14:editId="0498B806">
            <wp:simplePos x="0" y="0"/>
            <wp:positionH relativeFrom="column">
              <wp:posOffset>572770</wp:posOffset>
            </wp:positionH>
            <wp:positionV relativeFrom="paragraph">
              <wp:posOffset>66344</wp:posOffset>
            </wp:positionV>
            <wp:extent cx="1979295" cy="1979295"/>
            <wp:effectExtent l="76200" t="76200" r="135255" b="135255"/>
            <wp:wrapNone/>
            <wp:docPr id="182206160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295" cy="1979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eastAsia="Angsana New" w:hAnsi="TH SarabunPSK" w:cs="TH SarabunPSK"/>
          <w:b/>
          <w:noProof/>
          <w:sz w:val="32"/>
          <w:szCs w:val="32"/>
          <w:u w:val="single"/>
        </w:rPr>
        <w:drawing>
          <wp:anchor distT="0" distB="0" distL="114300" distR="114300" simplePos="0" relativeHeight="251865088" behindDoc="0" locked="0" layoutInCell="1" allowOverlap="1" wp14:anchorId="394AC31D" wp14:editId="4B9F3151">
            <wp:simplePos x="0" y="0"/>
            <wp:positionH relativeFrom="column">
              <wp:posOffset>3881120</wp:posOffset>
            </wp:positionH>
            <wp:positionV relativeFrom="paragraph">
              <wp:posOffset>35229</wp:posOffset>
            </wp:positionV>
            <wp:extent cx="2051050" cy="2051050"/>
            <wp:effectExtent l="76200" t="76200" r="139700" b="139700"/>
            <wp:wrapNone/>
            <wp:docPr id="436195948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051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7BAD0" w14:textId="79153F29" w:rsidR="0026691A" w:rsidRDefault="0026691A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1659DDF8" w14:textId="165D75A6" w:rsidR="0026691A" w:rsidRDefault="0026691A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2A8363B0" w14:textId="1B96BC17" w:rsidR="0026691A" w:rsidRDefault="0026691A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0603D7CB" w14:textId="77777777" w:rsidR="0026691A" w:rsidRDefault="0026691A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569FDF52" w14:textId="67021CED" w:rsidR="0026691A" w:rsidRDefault="0026691A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</w:p>
    <w:p w14:paraId="1AFADC27" w14:textId="2699E99C" w:rsidR="0026691A" w:rsidRDefault="00340245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  <w:r>
        <w:rPr>
          <w:rFonts w:ascii="TH SarabunPSK" w:eastAsia="Angsana New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823D4F2" wp14:editId="0072E364">
                <wp:simplePos x="0" y="0"/>
                <wp:positionH relativeFrom="margin">
                  <wp:posOffset>-157451</wp:posOffset>
                </wp:positionH>
                <wp:positionV relativeFrom="paragraph">
                  <wp:posOffset>538121</wp:posOffset>
                </wp:positionV>
                <wp:extent cx="3387228" cy="643255"/>
                <wp:effectExtent l="0" t="0" r="0" b="4445"/>
                <wp:wrapNone/>
                <wp:docPr id="186551931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228" cy="643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82E4A8" w14:textId="6965439A" w:rsidR="003F001F" w:rsidRDefault="003F001F" w:rsidP="0099465C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 xml:space="preserve">รูปที่ </w:t>
                            </w:r>
                            <w:r w:rsidR="00805AF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shd w:val="clear" w:color="auto" w:fill="FFFFFF"/>
                              </w:rPr>
                              <w:t>8</w:t>
                            </w:r>
                            <w:r w:rsidR="0034024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>การออกแบบฐานรองถังรีดนมที่ติดตั้งฐานวัดน้ำหนัก</w:t>
                            </w:r>
                          </w:p>
                          <w:p w14:paraId="32D17A2F" w14:textId="65B9C9E3" w:rsidR="003F001F" w:rsidRPr="003F001F" w:rsidRDefault="003F001F" w:rsidP="0099465C">
                            <w:pPr>
                              <w:spacing w:after="0" w:line="240" w:lineRule="auto"/>
                              <w:jc w:val="center"/>
                              <w:rPr>
                                <w:rFonts w:cstheme="minorBidi" w:hint="cs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>และอุปกรณ์บันทึกปริมาณ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>น้ำนม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3D4F2" id="Text Box 10" o:spid="_x0000_s1032" type="#_x0000_t202" style="position:absolute;left:0;text-align:left;margin-left:-12.4pt;margin-top:42.35pt;width:266.7pt;height:50.6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" filled="f" stroked="f" strokeweight=".5pt">
                <v:textbox>
                  <w:txbxContent>
                    <w:p w14:paraId="2382E4A8" w14:textId="6965439A" w:rsidR="003F001F" w:rsidRDefault="003F001F" w:rsidP="0099465C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shd w:val="clear" w:color="auto" w:fill="FFFFFF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 xml:space="preserve">รูปที่ </w:t>
                      </w:r>
                      <w:r w:rsidR="00805AF2">
                        <w:rPr>
                          <w:rFonts w:ascii="TH SarabunPSK" w:hAnsi="TH SarabunPSK" w:cs="TH SarabunPSK"/>
                          <w:sz w:val="32"/>
                          <w:szCs w:val="32"/>
                          <w:shd w:val="clear" w:color="auto" w:fill="FFFFFF"/>
                        </w:rPr>
                        <w:t>8</w:t>
                      </w:r>
                      <w:r w:rsidR="00340245">
                        <w:rPr>
                          <w:rFonts w:ascii="TH SarabunPSK" w:hAnsi="TH SarabunPSK" w:cs="TH SarabunPSK"/>
                          <w:sz w:val="32"/>
                          <w:szCs w:val="32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>การออกแบบฐานรองถังรีดนมที่ติดตั้งฐานวัดน้ำหนัก</w:t>
                      </w:r>
                    </w:p>
                    <w:p w14:paraId="32D17A2F" w14:textId="65B9C9E3" w:rsidR="003F001F" w:rsidRPr="003F001F" w:rsidRDefault="003F001F" w:rsidP="0099465C">
                      <w:pPr>
                        <w:spacing w:after="0" w:line="240" w:lineRule="auto"/>
                        <w:jc w:val="center"/>
                        <w:rPr>
                          <w:rFonts w:cstheme="minorBidi" w:hint="cs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>และอุปกรณ์บันทึกปริมาณ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>น้ำนม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465C">
        <w:rPr>
          <w:rFonts w:ascii="TH SarabunPSK" w:eastAsia="Angsana New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63F3171" wp14:editId="684F8655">
                <wp:simplePos x="0" y="0"/>
                <wp:positionH relativeFrom="margin">
                  <wp:posOffset>3205949</wp:posOffset>
                </wp:positionH>
                <wp:positionV relativeFrom="paragraph">
                  <wp:posOffset>538122</wp:posOffset>
                </wp:positionV>
                <wp:extent cx="3307743" cy="453224"/>
                <wp:effectExtent l="0" t="0" r="0" b="4445"/>
                <wp:wrapNone/>
                <wp:docPr id="196900681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7743" cy="4532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3113EA" w14:textId="50F92FAB" w:rsidR="0099465C" w:rsidRPr="003F001F" w:rsidRDefault="0099465C" w:rsidP="009602E5">
                            <w:pPr>
                              <w:spacing w:after="0" w:line="240" w:lineRule="auto"/>
                              <w:jc w:val="center"/>
                              <w:rPr>
                                <w:rFonts w:cstheme="minorBidi" w:hint="cs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 xml:space="preserve">รูปที่ </w:t>
                            </w:r>
                            <w:r w:rsidR="00805AF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shd w:val="clear" w:color="auto" w:fill="FFFFFF"/>
                              </w:rPr>
                              <w:t>9</w:t>
                            </w:r>
                            <w:r w:rsidR="009602E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 </w:t>
                            </w:r>
                            <w:r w:rsidR="009602E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>อุปกรณ์บันทึกปริมาณนมและตัวตนของวัว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F3171" id="_x0000_s1033" type="#_x0000_t202" style="position:absolute;left:0;text-align:left;margin-left:252.45pt;margin-top:42.35pt;width:260.45pt;height:35.7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" filled="f" stroked="f" strokeweight=".5pt">
                <v:textbox>
                  <w:txbxContent>
                    <w:p w14:paraId="5C3113EA" w14:textId="50F92FAB" w:rsidR="0099465C" w:rsidRPr="003F001F" w:rsidRDefault="0099465C" w:rsidP="009602E5">
                      <w:pPr>
                        <w:spacing w:after="0" w:line="240" w:lineRule="auto"/>
                        <w:jc w:val="center"/>
                        <w:rPr>
                          <w:rFonts w:cstheme="minorBidi" w:hint="cs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 xml:space="preserve">รูปที่ </w:t>
                      </w:r>
                      <w:r w:rsidR="00805AF2">
                        <w:rPr>
                          <w:rFonts w:ascii="TH SarabunPSK" w:hAnsi="TH SarabunPSK" w:cs="TH SarabunPSK"/>
                          <w:sz w:val="32"/>
                          <w:szCs w:val="32"/>
                          <w:shd w:val="clear" w:color="auto" w:fill="FFFFFF"/>
                        </w:rPr>
                        <w:t>9</w:t>
                      </w:r>
                      <w:r w:rsidR="009602E5">
                        <w:rPr>
                          <w:rFonts w:ascii="TH SarabunPSK" w:hAnsi="TH SarabunPSK" w:cs="TH SarabunPSK"/>
                          <w:sz w:val="32"/>
                          <w:szCs w:val="32"/>
                          <w:shd w:val="clear" w:color="auto" w:fill="FFFFFF"/>
                        </w:rPr>
                        <w:t xml:space="preserve"> </w:t>
                      </w:r>
                      <w:r w:rsidR="009602E5">
                        <w:rPr>
                          <w:rFonts w:ascii="TH SarabunPSK" w:hAnsi="TH SarabunPSK" w:cs="TH SarabunPSK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>อุปกรณ์บันทึกปริมาณนมและตัวตนของวัว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AF7B08" w14:textId="3A8411A8" w:rsidR="0026691A" w:rsidRPr="0026691A" w:rsidRDefault="00C62CB2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</w:rPr>
      </w:pPr>
      <w:r>
        <w:rPr>
          <w:rFonts w:ascii="TH SarabunPSK" w:eastAsia="Angsana New" w:hAnsi="TH SarabunPSK" w:cs="TH SarabunPSK" w:hint="cs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819008" behindDoc="0" locked="0" layoutInCell="1" allowOverlap="1" wp14:anchorId="2D6652AC" wp14:editId="0D57EE2F">
            <wp:simplePos x="0" y="0"/>
            <wp:positionH relativeFrom="page">
              <wp:posOffset>4149421</wp:posOffset>
            </wp:positionH>
            <wp:positionV relativeFrom="paragraph">
              <wp:posOffset>-309046</wp:posOffset>
            </wp:positionV>
            <wp:extent cx="2699099" cy="2857063"/>
            <wp:effectExtent l="76200" t="76200" r="139700" b="133985"/>
            <wp:wrapNone/>
            <wp:docPr id="1530485376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099" cy="2857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eastAsia="Angsana New" w:hAnsi="TH SarabunPSK" w:cs="TH SarabunPSK"/>
          <w:b/>
          <w:noProof/>
          <w:sz w:val="32"/>
          <w:szCs w:val="32"/>
          <w:u w:val="single"/>
        </w:rPr>
        <w:drawing>
          <wp:anchor distT="0" distB="0" distL="114300" distR="114300" simplePos="0" relativeHeight="251756544" behindDoc="0" locked="0" layoutInCell="1" allowOverlap="1" wp14:anchorId="53452B5D" wp14:editId="1B945A5C">
            <wp:simplePos x="0" y="0"/>
            <wp:positionH relativeFrom="column">
              <wp:posOffset>-245137</wp:posOffset>
            </wp:positionH>
            <wp:positionV relativeFrom="paragraph">
              <wp:posOffset>-174211</wp:posOffset>
            </wp:positionV>
            <wp:extent cx="3325885" cy="2714707"/>
            <wp:effectExtent l="76200" t="76200" r="141605" b="123825"/>
            <wp:wrapNone/>
            <wp:docPr id="1972663735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5" r="9088"/>
                    <a:stretch/>
                  </pic:blipFill>
                  <pic:spPr bwMode="auto">
                    <a:xfrm>
                      <a:off x="0" y="0"/>
                      <a:ext cx="3325885" cy="27147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8FF1C6" w14:textId="1AB9D2FE" w:rsidR="00323130" w:rsidRPr="00B536C1" w:rsidRDefault="00323130" w:rsidP="00817E3D">
      <w:pPr>
        <w:spacing w:after="0" w:line="240" w:lineRule="auto"/>
        <w:ind w:firstLine="720"/>
        <w:jc w:val="thaiDistribute"/>
        <w:rPr>
          <w:rFonts w:ascii="TH SarabunPSK" w:eastAsia="Angsana New" w:hAnsi="TH SarabunPSK" w:cs="TH SarabunPSK" w:hint="cs"/>
          <w:noProof/>
          <w:sz w:val="32"/>
          <w:szCs w:val="32"/>
          <w:cs/>
        </w:rPr>
      </w:pPr>
    </w:p>
    <w:p w14:paraId="318FF1C7" w14:textId="16442F3F" w:rsidR="00323130" w:rsidRPr="00B536C1" w:rsidRDefault="00323130" w:rsidP="00817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thaiDistribute"/>
        <w:rPr>
          <w:rFonts w:ascii="TH SarabunPSK" w:eastAsia="Angsana New" w:hAnsi="TH SarabunPSK" w:cs="TH SarabunPSK"/>
          <w:noProof/>
          <w:color w:val="000000"/>
          <w:sz w:val="32"/>
          <w:szCs w:val="32"/>
          <w:cs/>
        </w:rPr>
      </w:pPr>
    </w:p>
    <w:p w14:paraId="318FF1C8" w14:textId="548D8ABD" w:rsidR="00323130" w:rsidRPr="00B536C1" w:rsidRDefault="00323130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</w:p>
    <w:p w14:paraId="318FF1C9" w14:textId="356A463E" w:rsidR="00323130" w:rsidRPr="00B536C1" w:rsidRDefault="00323130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  <w:u w:val="single"/>
        </w:rPr>
      </w:pPr>
    </w:p>
    <w:p w14:paraId="318FF1CA" w14:textId="30B4609C" w:rsidR="00323130" w:rsidRPr="00B536C1" w:rsidRDefault="00323130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  <w:u w:val="single"/>
        </w:rPr>
      </w:pPr>
    </w:p>
    <w:p w14:paraId="318FF1CB" w14:textId="66095750" w:rsidR="00323130" w:rsidRPr="00B536C1" w:rsidRDefault="00323130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  <w:u w:val="single"/>
        </w:rPr>
      </w:pPr>
    </w:p>
    <w:p w14:paraId="318FF1D0" w14:textId="2D551029" w:rsidR="00323130" w:rsidRPr="00B536C1" w:rsidRDefault="00323130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b/>
          <w:noProof/>
          <w:sz w:val="32"/>
          <w:szCs w:val="32"/>
          <w:u w:val="single"/>
        </w:rPr>
      </w:pPr>
    </w:p>
    <w:p w14:paraId="318FF1D4" w14:textId="5039853D" w:rsidR="00323130" w:rsidRDefault="00323130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</w:p>
    <w:p w14:paraId="0EBDA04A" w14:textId="5CBA5C8F" w:rsidR="00EF4FCD" w:rsidRDefault="00C62CB2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  <w:r>
        <w:rPr>
          <w:rFonts w:ascii="TH SarabunPSK" w:eastAsia="Angsana New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A662183" wp14:editId="7EBC77F1">
                <wp:simplePos x="0" y="0"/>
                <wp:positionH relativeFrom="margin">
                  <wp:posOffset>3096260</wp:posOffset>
                </wp:positionH>
                <wp:positionV relativeFrom="paragraph">
                  <wp:posOffset>258141</wp:posOffset>
                </wp:positionV>
                <wp:extent cx="3307715" cy="572135"/>
                <wp:effectExtent l="0" t="0" r="0" b="0"/>
                <wp:wrapNone/>
                <wp:docPr id="75854166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7715" cy="572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A3CCCC" w14:textId="3986C7CD" w:rsidR="00C62CB2" w:rsidRPr="003F001F" w:rsidRDefault="00C62CB2" w:rsidP="00C62CB2">
                            <w:pPr>
                              <w:spacing w:after="0" w:line="240" w:lineRule="auto"/>
                              <w:jc w:val="center"/>
                              <w:rPr>
                                <w:rFonts w:cstheme="minorBidi" w:hint="cs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 xml:space="preserve">รูปที่ </w:t>
                            </w:r>
                            <w:r w:rsidR="00805AF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shd w:val="clear" w:color="auto" w:fill="FFFFFF"/>
                              </w:rPr>
                              <w:t>11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>เว็ปแอพพลิเคชั่นแสดงข้อมูล</w:t>
                            </w:r>
                            <w:r w:rsidR="0034024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>ปริมาณนมที่วัดได้</w:t>
                            </w:r>
                            <w:r w:rsidR="0034024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br/>
                            </w:r>
                            <w:r w:rsidR="0034024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>และข้อมูลคาดการณ์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62183" id="_x0000_s1034" type="#_x0000_t202" style="position:absolute;left:0;text-align:left;margin-left:243.8pt;margin-top:20.35pt;width:260.45pt;height:45.0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" filled="f" stroked="f" strokeweight=".5pt">
                <v:textbox>
                  <w:txbxContent>
                    <w:p w14:paraId="3CA3CCCC" w14:textId="3986C7CD" w:rsidR="00C62CB2" w:rsidRPr="003F001F" w:rsidRDefault="00C62CB2" w:rsidP="00C62CB2">
                      <w:pPr>
                        <w:spacing w:after="0" w:line="240" w:lineRule="auto"/>
                        <w:jc w:val="center"/>
                        <w:rPr>
                          <w:rFonts w:cstheme="minorBidi" w:hint="cs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 xml:space="preserve">รูปที่ </w:t>
                      </w:r>
                      <w:r w:rsidR="00805AF2">
                        <w:rPr>
                          <w:rFonts w:ascii="TH SarabunPSK" w:hAnsi="TH SarabunPSK" w:cs="TH SarabunPSK"/>
                          <w:sz w:val="32"/>
                          <w:szCs w:val="32"/>
                          <w:shd w:val="clear" w:color="auto" w:fill="FFFFFF"/>
                        </w:rPr>
                        <w:t>11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>เว็ปแอพพลิเคชั่นแสดงข้อมูล</w:t>
                      </w:r>
                      <w:r w:rsidR="00340245">
                        <w:rPr>
                          <w:rFonts w:ascii="TH SarabunPSK" w:hAnsi="TH SarabunPSK" w:cs="TH SarabunPSK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>ปริมาณนมที่วัดได้</w:t>
                      </w:r>
                      <w:r w:rsidR="00340245">
                        <w:rPr>
                          <w:rFonts w:ascii="TH SarabunPSK" w:hAnsi="TH SarabunPSK" w:cs="TH SarabunPSK"/>
                          <w:sz w:val="32"/>
                          <w:szCs w:val="32"/>
                          <w:shd w:val="clear" w:color="auto" w:fill="FFFFFF"/>
                          <w:cs/>
                        </w:rPr>
                        <w:br/>
                      </w:r>
                      <w:r w:rsidR="00340245">
                        <w:rPr>
                          <w:rFonts w:ascii="TH SarabunPSK" w:hAnsi="TH SarabunPSK" w:cs="TH SarabunPSK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>และข้อมูลคาดการณ์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eastAsia="Angsana New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787BABF" wp14:editId="3D103B31">
                <wp:simplePos x="0" y="0"/>
                <wp:positionH relativeFrom="margin">
                  <wp:posOffset>-261012</wp:posOffset>
                </wp:positionH>
                <wp:positionV relativeFrom="paragraph">
                  <wp:posOffset>259494</wp:posOffset>
                </wp:positionV>
                <wp:extent cx="3307743" cy="572493"/>
                <wp:effectExtent l="0" t="0" r="0" b="0"/>
                <wp:wrapNone/>
                <wp:docPr id="104920513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7743" cy="5724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529C82" w14:textId="4A814316" w:rsidR="00C62CB2" w:rsidRPr="003F001F" w:rsidRDefault="00C62CB2" w:rsidP="00C62CB2">
                            <w:pPr>
                              <w:spacing w:after="0" w:line="240" w:lineRule="auto"/>
                              <w:jc w:val="center"/>
                              <w:rPr>
                                <w:rFonts w:cstheme="minorBidi" w:hint="cs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 xml:space="preserve">รูปที่ </w:t>
                            </w:r>
                            <w:r w:rsidR="00805AF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shd w:val="clear" w:color="auto" w:fill="FFFFFF"/>
                              </w:rPr>
                              <w:t>10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 xml:space="preserve">อุปกรณ์ระหว่างการใช้งาน ซึ่งบันทึกตัวตนของวัวจากแท็ก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RFID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>ที่ติดบริเวณหู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7BABF" id="_x0000_s1035" type="#_x0000_t202" style="position:absolute;left:0;text-align:left;margin-left:-20.55pt;margin-top:20.45pt;width:260.45pt;height:45.1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" filled="f" stroked="f" strokeweight=".5pt">
                <v:textbox>
                  <w:txbxContent>
                    <w:p w14:paraId="4B529C82" w14:textId="4A814316" w:rsidR="00C62CB2" w:rsidRPr="003F001F" w:rsidRDefault="00C62CB2" w:rsidP="00C62CB2">
                      <w:pPr>
                        <w:spacing w:after="0" w:line="240" w:lineRule="auto"/>
                        <w:jc w:val="center"/>
                        <w:rPr>
                          <w:rFonts w:cstheme="minorBidi" w:hint="cs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 xml:space="preserve">รูปที่ </w:t>
                      </w:r>
                      <w:r w:rsidR="00805AF2">
                        <w:rPr>
                          <w:rFonts w:ascii="TH SarabunPSK" w:hAnsi="TH SarabunPSK" w:cs="TH SarabunPSK"/>
                          <w:sz w:val="32"/>
                          <w:szCs w:val="32"/>
                          <w:shd w:val="clear" w:color="auto" w:fill="FFFFFF"/>
                        </w:rPr>
                        <w:t>10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 xml:space="preserve">อุปกรณ์ระหว่างการใช้งาน ซึ่งบันทึกตัวตนของวัวจากแท็ก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shd w:val="clear" w:color="auto" w:fill="FFFFFF"/>
                        </w:rPr>
                        <w:t xml:space="preserve">RFID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>ที่ติดบริเวณหู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EEA667" w14:textId="0D5DA61D" w:rsidR="00EF4FCD" w:rsidRDefault="00EF4FCD" w:rsidP="00817E3D">
      <w:pPr>
        <w:spacing w:after="0" w:line="240" w:lineRule="auto"/>
        <w:jc w:val="thaiDistribute"/>
        <w:rPr>
          <w:rFonts w:ascii="TH SarabunPSK" w:eastAsia="Angsana New" w:hAnsi="TH SarabunPSK" w:cs="TH SarabunPSK" w:hint="cs"/>
          <w:noProof/>
          <w:sz w:val="32"/>
          <w:szCs w:val="32"/>
          <w:cs/>
        </w:rPr>
      </w:pPr>
    </w:p>
    <w:p w14:paraId="744920DF" w14:textId="4A54B72C" w:rsidR="00EF4FCD" w:rsidRDefault="00EF4FCD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</w:p>
    <w:p w14:paraId="058E14CF" w14:textId="5AD87C84" w:rsidR="00EF4FCD" w:rsidRDefault="00EF4FCD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</w:p>
    <w:p w14:paraId="22CFFFDC" w14:textId="26162487" w:rsidR="00EF4FCD" w:rsidRPr="00B536C1" w:rsidRDefault="00EF4FCD" w:rsidP="00817E3D">
      <w:pPr>
        <w:spacing w:after="0" w:line="240" w:lineRule="auto"/>
        <w:jc w:val="thaiDistribute"/>
        <w:rPr>
          <w:rFonts w:ascii="TH SarabunPSK" w:eastAsia="Angsana New" w:hAnsi="TH SarabunPSK" w:cs="TH SarabunPSK"/>
          <w:noProof/>
          <w:sz w:val="32"/>
          <w:szCs w:val="32"/>
        </w:rPr>
      </w:pPr>
    </w:p>
    <w:sectPr w:rsidR="00EF4FCD" w:rsidRPr="00B536C1" w:rsidSect="0038404A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900" w:right="926" w:bottom="288" w:left="1137" w:header="709" w:footer="709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chaiporn jaikaeo" w:date="2023-05-14T11:24:00Z" w:initials="CJ">
    <w:p w14:paraId="7AFFBC94" w14:textId="77777777" w:rsidR="008A6608" w:rsidRDefault="008A6608" w:rsidP="00486063">
      <w:r>
        <w:rPr>
          <w:rStyle w:val="af"/>
        </w:rPr>
        <w:annotationRef/>
      </w:r>
      <w:r>
        <w:rPr>
          <w:rFonts w:cs="Angsana New"/>
          <w:color w:val="000000"/>
          <w:sz w:val="20"/>
          <w:szCs w:val="25"/>
          <w:cs/>
        </w:rPr>
        <w:t>บทคัดย่อค่อนข้างยาวไปหน่อยครับ หลายส่วนย้ายไปไว้ในหัวข้ออื่น หัวข้อนี้เน้นอธิบายปัญหาและแนวทางการพัฒนาให้กระชับที่สุด มีแค่ย่อหน้าเดียวก็พอ</w:t>
      </w:r>
    </w:p>
  </w:comment>
  <w:comment w:id="3" w:author="chaiporn jaikaeo" w:date="2023-05-05T05:55:00Z" w:initials="CJ">
    <w:p w14:paraId="54BCC265" w14:textId="24113EC6" w:rsidR="008E1B5F" w:rsidRDefault="008E1B5F" w:rsidP="00486063">
      <w:r>
        <w:rPr>
          <w:rStyle w:val="af"/>
        </w:rPr>
        <w:annotationRef/>
      </w:r>
      <w:r>
        <w:rPr>
          <w:rFonts w:cs="Angsana New"/>
          <w:color w:val="000000"/>
          <w:sz w:val="20"/>
          <w:szCs w:val="25"/>
          <w:cs/>
        </w:rPr>
        <w:t xml:space="preserve">ตรงนี้ถ้าทันอยากให้ใส่ </w:t>
      </w:r>
      <w:r>
        <w:rPr>
          <w:rFonts w:cs="Angsana New"/>
          <w:color w:val="000000"/>
          <w:sz w:val="20"/>
          <w:szCs w:val="25"/>
        </w:rPr>
        <w:t xml:space="preserve">backdrop </w:t>
      </w:r>
      <w:r>
        <w:rPr>
          <w:rFonts w:cs="Angsana New"/>
          <w:color w:val="000000"/>
          <w:sz w:val="20"/>
          <w:szCs w:val="25"/>
          <w:cs/>
        </w:rPr>
        <w:t xml:space="preserve">เป็นภาพจำลองสถานที่จริงที่ประกอบไปด้วยภาพผู้ใช้งาน </w:t>
      </w:r>
      <w:r>
        <w:rPr>
          <w:rFonts w:cs="Angsana New"/>
          <w:color w:val="000000"/>
          <w:sz w:val="20"/>
          <w:szCs w:val="25"/>
        </w:rPr>
        <w:t>(</w:t>
      </w:r>
      <w:r>
        <w:rPr>
          <w:rFonts w:cs="Angsana New"/>
          <w:color w:val="000000"/>
          <w:sz w:val="20"/>
          <w:szCs w:val="25"/>
          <w:cs/>
        </w:rPr>
        <w:t>เกษตรกร</w:t>
      </w:r>
      <w:r>
        <w:rPr>
          <w:rFonts w:cs="Angsana New"/>
          <w:color w:val="000000"/>
          <w:sz w:val="20"/>
          <w:szCs w:val="25"/>
        </w:rPr>
        <w:t>)</w:t>
      </w:r>
      <w:r>
        <w:rPr>
          <w:rFonts w:cs="Angsana New"/>
          <w:color w:val="000000"/>
          <w:sz w:val="20"/>
          <w:szCs w:val="25"/>
          <w:cs/>
        </w:rPr>
        <w:t xml:space="preserve"> ไม่ต้องวาดเหมือนจริง แต่เอาให้พอได้ไอเดียว่าอุปกรณ์ในภาพนี้มันถูกวางไว้ที่ไหน และใช้งานโดยใคร</w:t>
      </w:r>
    </w:p>
  </w:comment>
  <w:comment w:id="4" w:author="chaiporn jaikaeo" w:date="2023-05-14T12:20:00Z" w:initials="CJ">
    <w:p w14:paraId="76518C11" w14:textId="77777777" w:rsidR="00486063" w:rsidRDefault="00486063" w:rsidP="00486063">
      <w:r>
        <w:rPr>
          <w:rStyle w:val="af"/>
        </w:rPr>
        <w:annotationRef/>
      </w:r>
      <w:r>
        <w:rPr>
          <w:rFonts w:cs="Angsana New"/>
          <w:color w:val="000000"/>
          <w:sz w:val="20"/>
          <w:szCs w:val="25"/>
        </w:rPr>
        <w:t>-</w:t>
      </w:r>
      <w:r>
        <w:rPr>
          <w:rFonts w:cs="Angsana New"/>
          <w:color w:val="000000"/>
          <w:sz w:val="20"/>
          <w:szCs w:val="25"/>
          <w:cs/>
        </w:rPr>
        <w:t xml:space="preserve"> อย่าลืมแก้ไขภาพให้ใส่</w:t>
      </w:r>
      <w:r>
        <w:rPr>
          <w:rFonts w:cs="Angsana New"/>
          <w:color w:val="000000"/>
          <w:sz w:val="20"/>
          <w:szCs w:val="25"/>
        </w:rPr>
        <w:t xml:space="preserve"> backdrop </w:t>
      </w:r>
      <w:r>
        <w:rPr>
          <w:rFonts w:cs="Angsana New"/>
          <w:color w:val="000000"/>
          <w:sz w:val="20"/>
          <w:szCs w:val="25"/>
          <w:cs/>
        </w:rPr>
        <w:t>เป็นรูปฟาร์ม</w:t>
      </w:r>
    </w:p>
    <w:p w14:paraId="56EB2BC2" w14:textId="77777777" w:rsidR="00486063" w:rsidRDefault="00486063" w:rsidP="00486063">
      <w:r>
        <w:rPr>
          <w:rFonts w:cs="Angsana New"/>
          <w:color w:val="000000"/>
          <w:sz w:val="20"/>
          <w:szCs w:val="25"/>
        </w:rPr>
        <w:t>-</w:t>
      </w:r>
      <w:r>
        <w:rPr>
          <w:rFonts w:cs="Angsana New"/>
          <w:color w:val="000000"/>
          <w:sz w:val="20"/>
          <w:szCs w:val="25"/>
          <w:cs/>
        </w:rPr>
        <w:t xml:space="preserve"> ใส่เนื้อหาอธิบายภาพด้วย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AFFBC94" w15:done="0"/>
  <w15:commentEx w15:paraId="54BCC265" w15:done="1"/>
  <w15:commentEx w15:paraId="56EB2BC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B4388" w16cex:dateUtc="2023-05-14T04:24:00Z"/>
  <w16cex:commentExtensible w16cex:durableId="27FF18D1" w16cex:dateUtc="2023-05-04T22:55:00Z"/>
  <w16cex:commentExtensible w16cex:durableId="280B50A8" w16cex:dateUtc="2023-05-14T05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AFFBC94" w16cid:durableId="280B4388"/>
  <w16cid:commentId w16cid:paraId="54BCC265" w16cid:durableId="27FF18D1"/>
  <w16cid:commentId w16cid:paraId="56EB2BC2" w16cid:durableId="280B50A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36104" w14:textId="77777777" w:rsidR="00B36854" w:rsidRDefault="00B36854" w:rsidP="00A37F66">
      <w:pPr>
        <w:spacing w:after="0" w:line="240" w:lineRule="auto"/>
      </w:pPr>
      <w:r>
        <w:separator/>
      </w:r>
    </w:p>
  </w:endnote>
  <w:endnote w:type="continuationSeparator" w:id="0">
    <w:p w14:paraId="5108233E" w14:textId="77777777" w:rsidR="00B36854" w:rsidRDefault="00B36854" w:rsidP="00A37F66">
      <w:pPr>
        <w:spacing w:after="0" w:line="240" w:lineRule="auto"/>
      </w:pPr>
      <w:r>
        <w:continuationSeparator/>
      </w:r>
    </w:p>
  </w:endnote>
  <w:endnote w:type="continuationNotice" w:id="1">
    <w:p w14:paraId="79B85074" w14:textId="77777777" w:rsidR="00B36854" w:rsidRDefault="00B3685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Arial Unicode MS">
    <w:altName w:val="Yu Gothic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67C5E" w14:textId="304178D2" w:rsidR="00A37F66" w:rsidRPr="00A37F66" w:rsidRDefault="00A37F66" w:rsidP="00A37F66">
    <w:pPr>
      <w:spacing w:before="60" w:after="0" w:line="240" w:lineRule="auto"/>
      <w:rPr>
        <w:rFonts w:ascii="TH SarabunPSK" w:eastAsia="Angsana New" w:hAnsi="TH SarabunPSK" w:cs="TH SarabunPSK"/>
      </w:rPr>
    </w:pPr>
    <w:r w:rsidRPr="00761DA5">
      <w:rPr>
        <w:rFonts w:ascii="TH SarabunPSK" w:eastAsia="Angsana New" w:hAnsi="TH SarabunPSK" w:cs="TH SarabunPSK" w:hint="cs"/>
        <w:sz w:val="28"/>
        <w:szCs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0"/>
      <w:gridCol w:w="3280"/>
      <w:gridCol w:w="3280"/>
    </w:tblGrid>
    <w:tr w:rsidR="0AEB3F9E" w14:paraId="78CB280C" w14:textId="77777777" w:rsidTr="0AEB3F9E">
      <w:trPr>
        <w:trHeight w:val="300"/>
      </w:trPr>
      <w:tc>
        <w:tcPr>
          <w:tcW w:w="3280" w:type="dxa"/>
        </w:tcPr>
        <w:p w14:paraId="64C4B6DE" w14:textId="748276D1" w:rsidR="0AEB3F9E" w:rsidRDefault="0AEB3F9E" w:rsidP="0AEB3F9E">
          <w:pPr>
            <w:pStyle w:val="aa"/>
            <w:ind w:left="-115"/>
          </w:pPr>
        </w:p>
      </w:tc>
      <w:tc>
        <w:tcPr>
          <w:tcW w:w="3280" w:type="dxa"/>
        </w:tcPr>
        <w:p w14:paraId="5988D0B1" w14:textId="1C1D7862" w:rsidR="0AEB3F9E" w:rsidRDefault="0AEB3F9E" w:rsidP="0AEB3F9E">
          <w:pPr>
            <w:pStyle w:val="aa"/>
            <w:jc w:val="center"/>
          </w:pPr>
        </w:p>
      </w:tc>
      <w:tc>
        <w:tcPr>
          <w:tcW w:w="3280" w:type="dxa"/>
        </w:tcPr>
        <w:p w14:paraId="65E26E69" w14:textId="6D0C3B8B" w:rsidR="0AEB3F9E" w:rsidRDefault="0AEB3F9E" w:rsidP="0AEB3F9E">
          <w:pPr>
            <w:pStyle w:val="aa"/>
            <w:ind w:right="-115"/>
            <w:jc w:val="right"/>
          </w:pPr>
        </w:p>
      </w:tc>
    </w:tr>
  </w:tbl>
  <w:p w14:paraId="354EC7D4" w14:textId="77E303E6" w:rsidR="0AEB3F9E" w:rsidRDefault="0AEB3F9E" w:rsidP="0AEB3F9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6E9E9" w14:textId="77777777" w:rsidR="00B36854" w:rsidRDefault="00B36854" w:rsidP="00A37F66">
      <w:pPr>
        <w:spacing w:after="0" w:line="240" w:lineRule="auto"/>
      </w:pPr>
      <w:r>
        <w:separator/>
      </w:r>
    </w:p>
  </w:footnote>
  <w:footnote w:type="continuationSeparator" w:id="0">
    <w:p w14:paraId="0DF7AAD1" w14:textId="77777777" w:rsidR="00B36854" w:rsidRDefault="00B36854" w:rsidP="00A37F66">
      <w:pPr>
        <w:spacing w:after="0" w:line="240" w:lineRule="auto"/>
      </w:pPr>
      <w:r>
        <w:continuationSeparator/>
      </w:r>
    </w:p>
  </w:footnote>
  <w:footnote w:type="continuationNotice" w:id="1">
    <w:p w14:paraId="2A2A5C71" w14:textId="77777777" w:rsidR="00B36854" w:rsidRDefault="00B3685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0"/>
      <w:gridCol w:w="3280"/>
      <w:gridCol w:w="3280"/>
    </w:tblGrid>
    <w:tr w:rsidR="0AEB3F9E" w14:paraId="31FDF79B" w14:textId="77777777" w:rsidTr="0AEB3F9E">
      <w:trPr>
        <w:trHeight w:val="300"/>
      </w:trPr>
      <w:tc>
        <w:tcPr>
          <w:tcW w:w="3280" w:type="dxa"/>
        </w:tcPr>
        <w:p w14:paraId="39DAE431" w14:textId="341DE279" w:rsidR="0AEB3F9E" w:rsidRDefault="0AEB3F9E" w:rsidP="0AEB3F9E">
          <w:pPr>
            <w:pStyle w:val="aa"/>
            <w:ind w:left="-115"/>
          </w:pPr>
        </w:p>
      </w:tc>
      <w:tc>
        <w:tcPr>
          <w:tcW w:w="3280" w:type="dxa"/>
        </w:tcPr>
        <w:p w14:paraId="24019FE6" w14:textId="222DABCA" w:rsidR="0AEB3F9E" w:rsidRDefault="0AEB3F9E" w:rsidP="0AEB3F9E">
          <w:pPr>
            <w:pStyle w:val="aa"/>
            <w:jc w:val="center"/>
          </w:pPr>
        </w:p>
      </w:tc>
      <w:tc>
        <w:tcPr>
          <w:tcW w:w="3280" w:type="dxa"/>
        </w:tcPr>
        <w:p w14:paraId="646CE5D9" w14:textId="35127AF7" w:rsidR="0AEB3F9E" w:rsidRDefault="0AEB3F9E" w:rsidP="0AEB3F9E">
          <w:pPr>
            <w:pStyle w:val="aa"/>
            <w:ind w:right="-115"/>
            <w:jc w:val="right"/>
          </w:pPr>
        </w:p>
      </w:tc>
    </w:tr>
  </w:tbl>
  <w:p w14:paraId="0694D513" w14:textId="6D8C7CA4" w:rsidR="0AEB3F9E" w:rsidRDefault="0AEB3F9E" w:rsidP="0AEB3F9E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0"/>
      <w:gridCol w:w="3280"/>
      <w:gridCol w:w="3280"/>
    </w:tblGrid>
    <w:tr w:rsidR="0AEB3F9E" w14:paraId="25E4C1E6" w14:textId="77777777" w:rsidTr="0AEB3F9E">
      <w:trPr>
        <w:trHeight w:val="300"/>
      </w:trPr>
      <w:tc>
        <w:tcPr>
          <w:tcW w:w="3280" w:type="dxa"/>
        </w:tcPr>
        <w:p w14:paraId="43553F2C" w14:textId="2892D29C" w:rsidR="0AEB3F9E" w:rsidRDefault="0AEB3F9E" w:rsidP="0AEB3F9E">
          <w:pPr>
            <w:pStyle w:val="aa"/>
            <w:ind w:left="-115"/>
          </w:pPr>
        </w:p>
      </w:tc>
      <w:tc>
        <w:tcPr>
          <w:tcW w:w="3280" w:type="dxa"/>
        </w:tcPr>
        <w:p w14:paraId="135792EE" w14:textId="415FE23F" w:rsidR="0AEB3F9E" w:rsidRDefault="0AEB3F9E" w:rsidP="0AEB3F9E">
          <w:pPr>
            <w:pStyle w:val="aa"/>
            <w:jc w:val="center"/>
          </w:pPr>
        </w:p>
      </w:tc>
      <w:tc>
        <w:tcPr>
          <w:tcW w:w="3280" w:type="dxa"/>
        </w:tcPr>
        <w:p w14:paraId="625AA6CD" w14:textId="00D3484F" w:rsidR="0AEB3F9E" w:rsidRDefault="0AEB3F9E" w:rsidP="0AEB3F9E">
          <w:pPr>
            <w:pStyle w:val="aa"/>
            <w:ind w:right="-115"/>
            <w:jc w:val="right"/>
          </w:pPr>
        </w:p>
      </w:tc>
    </w:tr>
  </w:tbl>
  <w:p w14:paraId="5C3BD1B9" w14:textId="0D87AFA4" w:rsidR="0AEB3F9E" w:rsidRDefault="0AEB3F9E" w:rsidP="0AEB3F9E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13AAA"/>
    <w:multiLevelType w:val="hybridMultilevel"/>
    <w:tmpl w:val="A3F683E8"/>
    <w:lvl w:ilvl="0" w:tplc="36C69FE6">
      <w:start w:val="3"/>
      <w:numFmt w:val="bullet"/>
      <w:lvlText w:val="-"/>
      <w:lvlJc w:val="left"/>
      <w:pPr>
        <w:ind w:left="1080" w:hanging="360"/>
      </w:pPr>
      <w:rPr>
        <w:rFonts w:ascii="TH SarabunPSK" w:eastAsia="Arial Unicode MS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C1C68DF"/>
    <w:multiLevelType w:val="hybridMultilevel"/>
    <w:tmpl w:val="9D14A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91879"/>
    <w:multiLevelType w:val="hybridMultilevel"/>
    <w:tmpl w:val="0E8A2582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3" w15:restartNumberingAfterBreak="0">
    <w:nsid w:val="30F7406C"/>
    <w:multiLevelType w:val="hybridMultilevel"/>
    <w:tmpl w:val="51E890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C6249C0"/>
    <w:multiLevelType w:val="hybridMultilevel"/>
    <w:tmpl w:val="81E4AACE"/>
    <w:lvl w:ilvl="0" w:tplc="02745C6E">
      <w:start w:val="3"/>
      <w:numFmt w:val="bullet"/>
      <w:lvlText w:val="-"/>
      <w:lvlJc w:val="left"/>
      <w:pPr>
        <w:ind w:left="1080" w:hanging="360"/>
      </w:pPr>
      <w:rPr>
        <w:rFonts w:ascii="TH SarabunPSK" w:eastAsia="Arial Unicode MS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E85458E"/>
    <w:multiLevelType w:val="multilevel"/>
    <w:tmpl w:val="49CCA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8175C78"/>
    <w:multiLevelType w:val="hybridMultilevel"/>
    <w:tmpl w:val="61403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922F94"/>
    <w:multiLevelType w:val="multilevel"/>
    <w:tmpl w:val="EA3A301A"/>
    <w:lvl w:ilvl="0">
      <w:start w:val="1"/>
      <w:numFmt w:val="bullet"/>
      <w:lvlText w:val="●"/>
      <w:lvlJc w:val="left"/>
      <w:pPr>
        <w:ind w:left="708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610B35E6"/>
    <w:multiLevelType w:val="hybridMultilevel"/>
    <w:tmpl w:val="9D14A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E50AD3"/>
    <w:multiLevelType w:val="hybridMultilevel"/>
    <w:tmpl w:val="C3C844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AA72F1B"/>
    <w:multiLevelType w:val="multilevel"/>
    <w:tmpl w:val="D0D4F1A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7B4D0748"/>
    <w:multiLevelType w:val="hybridMultilevel"/>
    <w:tmpl w:val="9D14A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882AE4"/>
    <w:multiLevelType w:val="multilevel"/>
    <w:tmpl w:val="710C4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97514095">
    <w:abstractNumId w:val="1"/>
  </w:num>
  <w:num w:numId="2" w16cid:durableId="285434252">
    <w:abstractNumId w:val="11"/>
  </w:num>
  <w:num w:numId="3" w16cid:durableId="1947959140">
    <w:abstractNumId w:val="8"/>
  </w:num>
  <w:num w:numId="4" w16cid:durableId="37433561">
    <w:abstractNumId w:val="7"/>
  </w:num>
  <w:num w:numId="5" w16cid:durableId="1267038684">
    <w:abstractNumId w:val="10"/>
  </w:num>
  <w:num w:numId="6" w16cid:durableId="366687628">
    <w:abstractNumId w:val="4"/>
  </w:num>
  <w:num w:numId="7" w16cid:durableId="169371768">
    <w:abstractNumId w:val="0"/>
  </w:num>
  <w:num w:numId="8" w16cid:durableId="1153332547">
    <w:abstractNumId w:val="9"/>
  </w:num>
  <w:num w:numId="9" w16cid:durableId="375397532">
    <w:abstractNumId w:val="3"/>
  </w:num>
  <w:num w:numId="10" w16cid:durableId="1099645129">
    <w:abstractNumId w:val="12"/>
  </w:num>
  <w:num w:numId="11" w16cid:durableId="419526509">
    <w:abstractNumId w:val="5"/>
  </w:num>
  <w:num w:numId="12" w16cid:durableId="2062516120">
    <w:abstractNumId w:val="2"/>
  </w:num>
  <w:num w:numId="13" w16cid:durableId="107163449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aiporn jaikaeo">
    <w15:presenceInfo w15:providerId="AD" w15:userId="S::chaiporn.j@live.ku.th::9857dcd2-6794-411f-a3d9-330792d0efa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3130"/>
    <w:rsid w:val="00001015"/>
    <w:rsid w:val="00001FF6"/>
    <w:rsid w:val="00013F2F"/>
    <w:rsid w:val="00022689"/>
    <w:rsid w:val="00023762"/>
    <w:rsid w:val="00024F25"/>
    <w:rsid w:val="00034510"/>
    <w:rsid w:val="00042353"/>
    <w:rsid w:val="00044970"/>
    <w:rsid w:val="00045CC1"/>
    <w:rsid w:val="000507BE"/>
    <w:rsid w:val="000561D9"/>
    <w:rsid w:val="000604D6"/>
    <w:rsid w:val="00073A40"/>
    <w:rsid w:val="000756DD"/>
    <w:rsid w:val="0007709B"/>
    <w:rsid w:val="00080B14"/>
    <w:rsid w:val="00081E01"/>
    <w:rsid w:val="00082B2A"/>
    <w:rsid w:val="00086005"/>
    <w:rsid w:val="00090C6F"/>
    <w:rsid w:val="00091618"/>
    <w:rsid w:val="00093863"/>
    <w:rsid w:val="00096456"/>
    <w:rsid w:val="000A605A"/>
    <w:rsid w:val="000B4349"/>
    <w:rsid w:val="000C1580"/>
    <w:rsid w:val="000C5688"/>
    <w:rsid w:val="000C593A"/>
    <w:rsid w:val="000E2A3B"/>
    <w:rsid w:val="000E2B2F"/>
    <w:rsid w:val="000F0696"/>
    <w:rsid w:val="000F2EC8"/>
    <w:rsid w:val="000F6E10"/>
    <w:rsid w:val="00104947"/>
    <w:rsid w:val="001061E9"/>
    <w:rsid w:val="001067A7"/>
    <w:rsid w:val="00106BE4"/>
    <w:rsid w:val="00113388"/>
    <w:rsid w:val="00114263"/>
    <w:rsid w:val="001151B8"/>
    <w:rsid w:val="001230C7"/>
    <w:rsid w:val="00130643"/>
    <w:rsid w:val="00130A7F"/>
    <w:rsid w:val="001474C7"/>
    <w:rsid w:val="001539DA"/>
    <w:rsid w:val="0016652C"/>
    <w:rsid w:val="00173B8E"/>
    <w:rsid w:val="0018137A"/>
    <w:rsid w:val="00192FC2"/>
    <w:rsid w:val="001B1D0D"/>
    <w:rsid w:val="001C5288"/>
    <w:rsid w:val="001C5448"/>
    <w:rsid w:val="001D5FEC"/>
    <w:rsid w:val="001E296F"/>
    <w:rsid w:val="001E3DAA"/>
    <w:rsid w:val="001E66AD"/>
    <w:rsid w:val="001F3E41"/>
    <w:rsid w:val="001F7CE7"/>
    <w:rsid w:val="00211C3A"/>
    <w:rsid w:val="00225473"/>
    <w:rsid w:val="002300F5"/>
    <w:rsid w:val="0023337D"/>
    <w:rsid w:val="002348AA"/>
    <w:rsid w:val="00240A59"/>
    <w:rsid w:val="00250904"/>
    <w:rsid w:val="00254F87"/>
    <w:rsid w:val="00256D0E"/>
    <w:rsid w:val="002600A8"/>
    <w:rsid w:val="00263AD1"/>
    <w:rsid w:val="0026691A"/>
    <w:rsid w:val="00266A1A"/>
    <w:rsid w:val="00267453"/>
    <w:rsid w:val="00271435"/>
    <w:rsid w:val="00282C5C"/>
    <w:rsid w:val="0028477D"/>
    <w:rsid w:val="00286A79"/>
    <w:rsid w:val="00294CC3"/>
    <w:rsid w:val="002A1666"/>
    <w:rsid w:val="002B4391"/>
    <w:rsid w:val="002B57C8"/>
    <w:rsid w:val="002B684B"/>
    <w:rsid w:val="002C674A"/>
    <w:rsid w:val="002C7125"/>
    <w:rsid w:val="002D070A"/>
    <w:rsid w:val="002E19DE"/>
    <w:rsid w:val="002E765D"/>
    <w:rsid w:val="002F2A22"/>
    <w:rsid w:val="002F2EF9"/>
    <w:rsid w:val="00305F9A"/>
    <w:rsid w:val="0031183F"/>
    <w:rsid w:val="0032084A"/>
    <w:rsid w:val="00323130"/>
    <w:rsid w:val="00324BC0"/>
    <w:rsid w:val="00334AC0"/>
    <w:rsid w:val="00336CC4"/>
    <w:rsid w:val="00337024"/>
    <w:rsid w:val="00340245"/>
    <w:rsid w:val="00356721"/>
    <w:rsid w:val="00363332"/>
    <w:rsid w:val="00371417"/>
    <w:rsid w:val="00382565"/>
    <w:rsid w:val="0038404A"/>
    <w:rsid w:val="00384A07"/>
    <w:rsid w:val="00385640"/>
    <w:rsid w:val="003862CB"/>
    <w:rsid w:val="00387A22"/>
    <w:rsid w:val="00392A03"/>
    <w:rsid w:val="00392FD2"/>
    <w:rsid w:val="003A418B"/>
    <w:rsid w:val="003A5710"/>
    <w:rsid w:val="003A5AA8"/>
    <w:rsid w:val="003B058B"/>
    <w:rsid w:val="003B2094"/>
    <w:rsid w:val="003B3291"/>
    <w:rsid w:val="003B740B"/>
    <w:rsid w:val="003B7D82"/>
    <w:rsid w:val="003C64E5"/>
    <w:rsid w:val="003E4FCC"/>
    <w:rsid w:val="003E6BCE"/>
    <w:rsid w:val="003F001F"/>
    <w:rsid w:val="00402AB3"/>
    <w:rsid w:val="004160E6"/>
    <w:rsid w:val="00421B28"/>
    <w:rsid w:val="004258A5"/>
    <w:rsid w:val="00425D04"/>
    <w:rsid w:val="0042799B"/>
    <w:rsid w:val="004311CB"/>
    <w:rsid w:val="0043589A"/>
    <w:rsid w:val="00445CD6"/>
    <w:rsid w:val="00455339"/>
    <w:rsid w:val="00463D24"/>
    <w:rsid w:val="00470EFB"/>
    <w:rsid w:val="00481722"/>
    <w:rsid w:val="0048572C"/>
    <w:rsid w:val="00485CD3"/>
    <w:rsid w:val="00486063"/>
    <w:rsid w:val="00493432"/>
    <w:rsid w:val="004A49EF"/>
    <w:rsid w:val="004B07A8"/>
    <w:rsid w:val="004B4D21"/>
    <w:rsid w:val="004B5520"/>
    <w:rsid w:val="004D1757"/>
    <w:rsid w:val="004D6C1E"/>
    <w:rsid w:val="004F2427"/>
    <w:rsid w:val="005009E5"/>
    <w:rsid w:val="005037D7"/>
    <w:rsid w:val="00510F20"/>
    <w:rsid w:val="00512710"/>
    <w:rsid w:val="00527A4F"/>
    <w:rsid w:val="00532FB0"/>
    <w:rsid w:val="00537959"/>
    <w:rsid w:val="0056213B"/>
    <w:rsid w:val="0056297D"/>
    <w:rsid w:val="005726EF"/>
    <w:rsid w:val="00576680"/>
    <w:rsid w:val="005778FF"/>
    <w:rsid w:val="00581610"/>
    <w:rsid w:val="00585CB8"/>
    <w:rsid w:val="005955EF"/>
    <w:rsid w:val="005956AD"/>
    <w:rsid w:val="005A0C10"/>
    <w:rsid w:val="005A213E"/>
    <w:rsid w:val="005B4F63"/>
    <w:rsid w:val="005B5B7E"/>
    <w:rsid w:val="005D6A4C"/>
    <w:rsid w:val="005E784D"/>
    <w:rsid w:val="005F0083"/>
    <w:rsid w:val="005F2C99"/>
    <w:rsid w:val="006014D6"/>
    <w:rsid w:val="00602EDD"/>
    <w:rsid w:val="00603023"/>
    <w:rsid w:val="00606AC2"/>
    <w:rsid w:val="006129C4"/>
    <w:rsid w:val="00614CCB"/>
    <w:rsid w:val="00616626"/>
    <w:rsid w:val="00620BE7"/>
    <w:rsid w:val="006227B6"/>
    <w:rsid w:val="00622EC6"/>
    <w:rsid w:val="00627856"/>
    <w:rsid w:val="00627C70"/>
    <w:rsid w:val="0063157F"/>
    <w:rsid w:val="006318D0"/>
    <w:rsid w:val="00632BC3"/>
    <w:rsid w:val="00636D89"/>
    <w:rsid w:val="006478B7"/>
    <w:rsid w:val="006520B6"/>
    <w:rsid w:val="00666B42"/>
    <w:rsid w:val="006700CB"/>
    <w:rsid w:val="00673D65"/>
    <w:rsid w:val="006843FE"/>
    <w:rsid w:val="00684F1F"/>
    <w:rsid w:val="00687CDE"/>
    <w:rsid w:val="00692F10"/>
    <w:rsid w:val="006B5E4D"/>
    <w:rsid w:val="006C197A"/>
    <w:rsid w:val="006C4042"/>
    <w:rsid w:val="006C6532"/>
    <w:rsid w:val="006C70E6"/>
    <w:rsid w:val="006D1925"/>
    <w:rsid w:val="006E4008"/>
    <w:rsid w:val="00715401"/>
    <w:rsid w:val="00716511"/>
    <w:rsid w:val="00720E49"/>
    <w:rsid w:val="007261A6"/>
    <w:rsid w:val="00726E48"/>
    <w:rsid w:val="007322CE"/>
    <w:rsid w:val="00732908"/>
    <w:rsid w:val="007374D1"/>
    <w:rsid w:val="00737B5C"/>
    <w:rsid w:val="00761DA5"/>
    <w:rsid w:val="00782DCA"/>
    <w:rsid w:val="0079226A"/>
    <w:rsid w:val="00792F2E"/>
    <w:rsid w:val="0079723F"/>
    <w:rsid w:val="007A7BE5"/>
    <w:rsid w:val="007A7F38"/>
    <w:rsid w:val="007B3A6E"/>
    <w:rsid w:val="007B7576"/>
    <w:rsid w:val="007C2533"/>
    <w:rsid w:val="007C4FCA"/>
    <w:rsid w:val="007E4B62"/>
    <w:rsid w:val="007E6209"/>
    <w:rsid w:val="007F44BF"/>
    <w:rsid w:val="007F7A31"/>
    <w:rsid w:val="0080143D"/>
    <w:rsid w:val="00805AF2"/>
    <w:rsid w:val="008151E4"/>
    <w:rsid w:val="008173A1"/>
    <w:rsid w:val="00817E3D"/>
    <w:rsid w:val="00825173"/>
    <w:rsid w:val="008341E8"/>
    <w:rsid w:val="00837A5A"/>
    <w:rsid w:val="008445DD"/>
    <w:rsid w:val="00844619"/>
    <w:rsid w:val="0084618E"/>
    <w:rsid w:val="008549F5"/>
    <w:rsid w:val="008658C1"/>
    <w:rsid w:val="00871131"/>
    <w:rsid w:val="00874874"/>
    <w:rsid w:val="008760A6"/>
    <w:rsid w:val="008761D3"/>
    <w:rsid w:val="00891A67"/>
    <w:rsid w:val="0089200D"/>
    <w:rsid w:val="00897B8D"/>
    <w:rsid w:val="00897C26"/>
    <w:rsid w:val="008A5E11"/>
    <w:rsid w:val="008A6608"/>
    <w:rsid w:val="008C0A39"/>
    <w:rsid w:val="008C24C7"/>
    <w:rsid w:val="008C48FA"/>
    <w:rsid w:val="008C5757"/>
    <w:rsid w:val="008C7275"/>
    <w:rsid w:val="008C7F44"/>
    <w:rsid w:val="008E1B5F"/>
    <w:rsid w:val="008E2838"/>
    <w:rsid w:val="008E66AF"/>
    <w:rsid w:val="008E6DC9"/>
    <w:rsid w:val="0090052F"/>
    <w:rsid w:val="00906F2E"/>
    <w:rsid w:val="00914061"/>
    <w:rsid w:val="0091407A"/>
    <w:rsid w:val="00915C7A"/>
    <w:rsid w:val="009175EC"/>
    <w:rsid w:val="00920753"/>
    <w:rsid w:val="00921BFD"/>
    <w:rsid w:val="00943433"/>
    <w:rsid w:val="009529EB"/>
    <w:rsid w:val="009602E5"/>
    <w:rsid w:val="00961053"/>
    <w:rsid w:val="00971194"/>
    <w:rsid w:val="00982E56"/>
    <w:rsid w:val="00985829"/>
    <w:rsid w:val="0099465C"/>
    <w:rsid w:val="009B2041"/>
    <w:rsid w:val="009B2DC9"/>
    <w:rsid w:val="009D08B5"/>
    <w:rsid w:val="009D4B18"/>
    <w:rsid w:val="009F09D1"/>
    <w:rsid w:val="00A04C81"/>
    <w:rsid w:val="00A14801"/>
    <w:rsid w:val="00A169CB"/>
    <w:rsid w:val="00A16DF9"/>
    <w:rsid w:val="00A17F90"/>
    <w:rsid w:val="00A224A8"/>
    <w:rsid w:val="00A270C4"/>
    <w:rsid w:val="00A274A3"/>
    <w:rsid w:val="00A37F66"/>
    <w:rsid w:val="00A43D7A"/>
    <w:rsid w:val="00A44B00"/>
    <w:rsid w:val="00A50F70"/>
    <w:rsid w:val="00A575FB"/>
    <w:rsid w:val="00A63D49"/>
    <w:rsid w:val="00A72395"/>
    <w:rsid w:val="00A72E94"/>
    <w:rsid w:val="00A73C97"/>
    <w:rsid w:val="00A843B1"/>
    <w:rsid w:val="00A87EB4"/>
    <w:rsid w:val="00A91056"/>
    <w:rsid w:val="00A924AF"/>
    <w:rsid w:val="00A94DDD"/>
    <w:rsid w:val="00AA2F1F"/>
    <w:rsid w:val="00AA6217"/>
    <w:rsid w:val="00AC0B42"/>
    <w:rsid w:val="00AC6567"/>
    <w:rsid w:val="00AC7A4F"/>
    <w:rsid w:val="00AD0952"/>
    <w:rsid w:val="00AD29B9"/>
    <w:rsid w:val="00AE322E"/>
    <w:rsid w:val="00AE60A4"/>
    <w:rsid w:val="00AF461A"/>
    <w:rsid w:val="00AF5682"/>
    <w:rsid w:val="00B071AA"/>
    <w:rsid w:val="00B07C16"/>
    <w:rsid w:val="00B10AB2"/>
    <w:rsid w:val="00B12490"/>
    <w:rsid w:val="00B169BA"/>
    <w:rsid w:val="00B26C12"/>
    <w:rsid w:val="00B357F1"/>
    <w:rsid w:val="00B36854"/>
    <w:rsid w:val="00B41EEF"/>
    <w:rsid w:val="00B42338"/>
    <w:rsid w:val="00B536C1"/>
    <w:rsid w:val="00B63625"/>
    <w:rsid w:val="00B64B11"/>
    <w:rsid w:val="00B71F25"/>
    <w:rsid w:val="00B74748"/>
    <w:rsid w:val="00B76058"/>
    <w:rsid w:val="00B76324"/>
    <w:rsid w:val="00B84804"/>
    <w:rsid w:val="00B84F26"/>
    <w:rsid w:val="00B866C4"/>
    <w:rsid w:val="00B90AB0"/>
    <w:rsid w:val="00B92E96"/>
    <w:rsid w:val="00B946A8"/>
    <w:rsid w:val="00BA389E"/>
    <w:rsid w:val="00BA76A7"/>
    <w:rsid w:val="00BB2716"/>
    <w:rsid w:val="00BB58D6"/>
    <w:rsid w:val="00BC16FE"/>
    <w:rsid w:val="00BD18BE"/>
    <w:rsid w:val="00BE43E9"/>
    <w:rsid w:val="00BE4811"/>
    <w:rsid w:val="00BE538B"/>
    <w:rsid w:val="00BE5806"/>
    <w:rsid w:val="00BE59E9"/>
    <w:rsid w:val="00BF12CB"/>
    <w:rsid w:val="00BF1610"/>
    <w:rsid w:val="00BF2BCA"/>
    <w:rsid w:val="00C35C75"/>
    <w:rsid w:val="00C5324D"/>
    <w:rsid w:val="00C62CB2"/>
    <w:rsid w:val="00C65A09"/>
    <w:rsid w:val="00C86AB9"/>
    <w:rsid w:val="00CB45B0"/>
    <w:rsid w:val="00CB4B8A"/>
    <w:rsid w:val="00CC1EF0"/>
    <w:rsid w:val="00CC665B"/>
    <w:rsid w:val="00CD1FEF"/>
    <w:rsid w:val="00CD224E"/>
    <w:rsid w:val="00CD6E59"/>
    <w:rsid w:val="00CE24B3"/>
    <w:rsid w:val="00CE2D11"/>
    <w:rsid w:val="00CE4794"/>
    <w:rsid w:val="00CE4B87"/>
    <w:rsid w:val="00CE7969"/>
    <w:rsid w:val="00CE7FFD"/>
    <w:rsid w:val="00CF055C"/>
    <w:rsid w:val="00CF1EDF"/>
    <w:rsid w:val="00CF439E"/>
    <w:rsid w:val="00CF4F5E"/>
    <w:rsid w:val="00D11726"/>
    <w:rsid w:val="00D1389D"/>
    <w:rsid w:val="00D165A7"/>
    <w:rsid w:val="00D20915"/>
    <w:rsid w:val="00D210FA"/>
    <w:rsid w:val="00D43756"/>
    <w:rsid w:val="00D52390"/>
    <w:rsid w:val="00D55D8E"/>
    <w:rsid w:val="00D61264"/>
    <w:rsid w:val="00D62902"/>
    <w:rsid w:val="00D700C5"/>
    <w:rsid w:val="00D7795D"/>
    <w:rsid w:val="00D83897"/>
    <w:rsid w:val="00D843ED"/>
    <w:rsid w:val="00D85540"/>
    <w:rsid w:val="00D91FEC"/>
    <w:rsid w:val="00D93C8C"/>
    <w:rsid w:val="00D94F67"/>
    <w:rsid w:val="00DA33B1"/>
    <w:rsid w:val="00DB318C"/>
    <w:rsid w:val="00DC1108"/>
    <w:rsid w:val="00DC242E"/>
    <w:rsid w:val="00DC65F8"/>
    <w:rsid w:val="00DD3C86"/>
    <w:rsid w:val="00DE311E"/>
    <w:rsid w:val="00E030B7"/>
    <w:rsid w:val="00E14C55"/>
    <w:rsid w:val="00E22FF9"/>
    <w:rsid w:val="00E37B9C"/>
    <w:rsid w:val="00E411B0"/>
    <w:rsid w:val="00E42648"/>
    <w:rsid w:val="00E43743"/>
    <w:rsid w:val="00E443E6"/>
    <w:rsid w:val="00E52AE5"/>
    <w:rsid w:val="00E556E4"/>
    <w:rsid w:val="00E55AC1"/>
    <w:rsid w:val="00E61B01"/>
    <w:rsid w:val="00E67019"/>
    <w:rsid w:val="00E710C4"/>
    <w:rsid w:val="00E7210C"/>
    <w:rsid w:val="00E77CB5"/>
    <w:rsid w:val="00E828D9"/>
    <w:rsid w:val="00E86ECC"/>
    <w:rsid w:val="00E87C81"/>
    <w:rsid w:val="00E90ED7"/>
    <w:rsid w:val="00E93A5D"/>
    <w:rsid w:val="00E97E51"/>
    <w:rsid w:val="00EA1AD1"/>
    <w:rsid w:val="00EA46F7"/>
    <w:rsid w:val="00EB5DCD"/>
    <w:rsid w:val="00EB7272"/>
    <w:rsid w:val="00ED2D62"/>
    <w:rsid w:val="00ED3255"/>
    <w:rsid w:val="00ED4613"/>
    <w:rsid w:val="00EE113E"/>
    <w:rsid w:val="00EF4FCD"/>
    <w:rsid w:val="00EF6619"/>
    <w:rsid w:val="00F04485"/>
    <w:rsid w:val="00F05555"/>
    <w:rsid w:val="00F072A6"/>
    <w:rsid w:val="00F116E0"/>
    <w:rsid w:val="00F15154"/>
    <w:rsid w:val="00F21EC8"/>
    <w:rsid w:val="00F25D82"/>
    <w:rsid w:val="00F32658"/>
    <w:rsid w:val="00F370F0"/>
    <w:rsid w:val="00F37BFC"/>
    <w:rsid w:val="00F4241C"/>
    <w:rsid w:val="00F42B1C"/>
    <w:rsid w:val="00F452FE"/>
    <w:rsid w:val="00F5106B"/>
    <w:rsid w:val="00F71AE2"/>
    <w:rsid w:val="00F841AF"/>
    <w:rsid w:val="00F85D2E"/>
    <w:rsid w:val="00F93FB3"/>
    <w:rsid w:val="00FA2410"/>
    <w:rsid w:val="00FA53E3"/>
    <w:rsid w:val="00FB06AA"/>
    <w:rsid w:val="00FC44F1"/>
    <w:rsid w:val="00FC5BF5"/>
    <w:rsid w:val="00FC6382"/>
    <w:rsid w:val="00FD16EB"/>
    <w:rsid w:val="00FD7C67"/>
    <w:rsid w:val="00FE7F8E"/>
    <w:rsid w:val="00FF1663"/>
    <w:rsid w:val="00FF35E9"/>
    <w:rsid w:val="00FF50AF"/>
    <w:rsid w:val="00FF768F"/>
    <w:rsid w:val="0AEB3F9E"/>
    <w:rsid w:val="100278C0"/>
    <w:rsid w:val="169D3C32"/>
    <w:rsid w:val="18BF7D94"/>
    <w:rsid w:val="1B1E5503"/>
    <w:rsid w:val="1BD19260"/>
    <w:rsid w:val="30F22CA7"/>
    <w:rsid w:val="38A9AA12"/>
    <w:rsid w:val="3C9B0900"/>
    <w:rsid w:val="3F90175D"/>
    <w:rsid w:val="429C6637"/>
    <w:rsid w:val="44383698"/>
    <w:rsid w:val="44B3C7D1"/>
    <w:rsid w:val="45D406F9"/>
    <w:rsid w:val="58515B2B"/>
    <w:rsid w:val="5AA35C9C"/>
    <w:rsid w:val="5D489667"/>
    <w:rsid w:val="62E22D64"/>
    <w:rsid w:val="68B3FFB9"/>
    <w:rsid w:val="6E3DED9A"/>
    <w:rsid w:val="70BBADA4"/>
    <w:rsid w:val="7DF62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8FF196"/>
  <w15:docId w15:val="{C179ED89-0505-424C-BD73-347B94C86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Balloon Text"/>
    <w:basedOn w:val="a"/>
    <w:link w:val="a5"/>
    <w:uiPriority w:val="99"/>
    <w:semiHidden/>
    <w:unhideWhenUsed/>
    <w:rsid w:val="00E14D7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E14D7F"/>
    <w:rPr>
      <w:rFonts w:ascii="Tahoma" w:hAnsi="Tahoma" w:cs="Angsana New"/>
      <w:sz w:val="16"/>
      <w:szCs w:val="20"/>
    </w:rPr>
  </w:style>
  <w:style w:type="character" w:styleId="a6">
    <w:name w:val="Hyperlink"/>
    <w:basedOn w:val="a0"/>
    <w:uiPriority w:val="99"/>
    <w:unhideWhenUsed/>
    <w:rsid w:val="00B635E1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B635E1"/>
    <w:pPr>
      <w:ind w:left="720"/>
      <w:contextualSpacing/>
    </w:p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9">
    <w:name w:val="Unresolved Mention"/>
    <w:basedOn w:val="a0"/>
    <w:uiPriority w:val="99"/>
    <w:semiHidden/>
    <w:unhideWhenUsed/>
    <w:rsid w:val="00FB06AA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A37F6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28"/>
    </w:rPr>
  </w:style>
  <w:style w:type="character" w:customStyle="1" w:styleId="ab">
    <w:name w:val="หัวกระดาษ อักขระ"/>
    <w:basedOn w:val="a0"/>
    <w:link w:val="aa"/>
    <w:uiPriority w:val="99"/>
    <w:rsid w:val="00A37F66"/>
    <w:rPr>
      <w:rFonts w:cs="Angsana New"/>
      <w:szCs w:val="28"/>
    </w:rPr>
  </w:style>
  <w:style w:type="paragraph" w:styleId="ac">
    <w:name w:val="footer"/>
    <w:basedOn w:val="a"/>
    <w:link w:val="ad"/>
    <w:uiPriority w:val="99"/>
    <w:unhideWhenUsed/>
    <w:rsid w:val="00A37F6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28"/>
    </w:rPr>
  </w:style>
  <w:style w:type="character" w:customStyle="1" w:styleId="ad">
    <w:name w:val="ท้ายกระดาษ อักขระ"/>
    <w:basedOn w:val="a0"/>
    <w:link w:val="ac"/>
    <w:uiPriority w:val="99"/>
    <w:rsid w:val="00A37F66"/>
    <w:rPr>
      <w:rFonts w:cs="Angsana New"/>
      <w:szCs w:val="28"/>
    </w:rPr>
  </w:style>
  <w:style w:type="paragraph" w:styleId="ae">
    <w:name w:val="Revision"/>
    <w:hidden/>
    <w:uiPriority w:val="99"/>
    <w:semiHidden/>
    <w:rsid w:val="00FF1663"/>
    <w:pPr>
      <w:spacing w:after="0" w:line="240" w:lineRule="auto"/>
    </w:pPr>
    <w:rPr>
      <w:rFonts w:cs="Angsana New"/>
      <w:szCs w:val="28"/>
    </w:rPr>
  </w:style>
  <w:style w:type="character" w:styleId="af">
    <w:name w:val="annotation reference"/>
    <w:basedOn w:val="a0"/>
    <w:uiPriority w:val="99"/>
    <w:semiHidden/>
    <w:unhideWhenUsed/>
    <w:rsid w:val="00FF166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FF1663"/>
    <w:pPr>
      <w:spacing w:line="240" w:lineRule="auto"/>
    </w:pPr>
    <w:rPr>
      <w:rFonts w:cs="Angsana New"/>
      <w:sz w:val="20"/>
      <w:szCs w:val="25"/>
    </w:rPr>
  </w:style>
  <w:style w:type="character" w:customStyle="1" w:styleId="af1">
    <w:name w:val="ข้อความข้อคิดเห็น อักขระ"/>
    <w:basedOn w:val="a0"/>
    <w:link w:val="af0"/>
    <w:uiPriority w:val="99"/>
    <w:semiHidden/>
    <w:rsid w:val="00FF1663"/>
    <w:rPr>
      <w:rFonts w:cs="Angsana New"/>
      <w:sz w:val="20"/>
      <w:szCs w:val="25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FF1663"/>
    <w:rPr>
      <w:b/>
      <w:bCs/>
    </w:rPr>
  </w:style>
  <w:style w:type="character" w:customStyle="1" w:styleId="af3">
    <w:name w:val="ชื่อเรื่องของข้อคิดเห็น อักขระ"/>
    <w:basedOn w:val="af1"/>
    <w:link w:val="af2"/>
    <w:uiPriority w:val="99"/>
    <w:semiHidden/>
    <w:rsid w:val="00FF1663"/>
    <w:rPr>
      <w:rFonts w:cs="Angsana New"/>
      <w:b/>
      <w:bCs/>
      <w:sz w:val="20"/>
      <w:szCs w:val="25"/>
    </w:rPr>
  </w:style>
  <w:style w:type="table" w:styleId="af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normaltextrun">
    <w:name w:val="normaltextrun"/>
    <w:basedOn w:val="a0"/>
    <w:rsid w:val="000F6E10"/>
  </w:style>
  <w:style w:type="paragraph" w:customStyle="1" w:styleId="paragraph">
    <w:name w:val="paragraph"/>
    <w:basedOn w:val="a"/>
    <w:rsid w:val="00463D2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  <w:szCs w:val="28"/>
    </w:rPr>
  </w:style>
  <w:style w:type="character" w:customStyle="1" w:styleId="eop">
    <w:name w:val="eop"/>
    <w:basedOn w:val="a0"/>
    <w:rsid w:val="00463D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3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microsoft.com/office/2016/09/relationships/commentsIds" Target="commentsIds.xml"/><Relationship Id="rId26" Type="http://schemas.openxmlformats.org/officeDocument/2006/relationships/image" Target="media/image9.jpeg"/><Relationship Id="rId39" Type="http://schemas.openxmlformats.org/officeDocument/2006/relationships/header" Target="header2.xml"/><Relationship Id="rId21" Type="http://schemas.openxmlformats.org/officeDocument/2006/relationships/image" Target="media/image4.jpeg"/><Relationship Id="rId34" Type="http://schemas.openxmlformats.org/officeDocument/2006/relationships/image" Target="media/image14.jpeg"/><Relationship Id="rId42" Type="http://schemas.microsoft.com/office/2011/relationships/people" Target="people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3.png"/><Relationship Id="rId29" Type="http://schemas.openxmlformats.org/officeDocument/2006/relationships/hyperlink" Target="https://www.prachachat.net/marketing/news1063237?fbclid=IwAR1lGsRf7BY2AU8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7.jpeg"/><Relationship Id="rId32" Type="http://schemas.openxmlformats.org/officeDocument/2006/relationships/image" Target="media/image12.jp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hyperlink" Target="mailto:fengchj@ku.ac.th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36" Type="http://schemas.openxmlformats.org/officeDocument/2006/relationships/image" Target="media/image16.png"/><Relationship Id="rId10" Type="http://schemas.openxmlformats.org/officeDocument/2006/relationships/webSettings" Target="webSettings.xml"/><Relationship Id="rId19" Type="http://schemas.microsoft.com/office/2018/08/relationships/commentsExtensible" Target="commentsExtensible.xml"/><Relationship Id="rId31" Type="http://schemas.openxmlformats.org/officeDocument/2006/relationships/hyperlink" Target="https://www.youtube.com/watch?v=OPgODRRMhuE" TargetMode="Externa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5.jpeg"/><Relationship Id="rId27" Type="http://schemas.openxmlformats.org/officeDocument/2006/relationships/image" Target="media/image10.jpeg"/><Relationship Id="rId30" Type="http://schemas.openxmlformats.org/officeDocument/2006/relationships/hyperlink" Target="https://www.thairath.co.th/business/217396?fbclid=IwAR3AIQffbGdyB0Cru4lZQBkTdj" TargetMode="External"/><Relationship Id="rId35" Type="http://schemas.openxmlformats.org/officeDocument/2006/relationships/image" Target="media/image15.png"/><Relationship Id="rId43" Type="http://schemas.openxmlformats.org/officeDocument/2006/relationships/theme" Target="theme/theme1.xml"/><Relationship Id="rId8" Type="http://schemas.openxmlformats.org/officeDocument/2006/relationships/styles" Target="styles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microsoft.com/office/2011/relationships/commentsExtended" Target="commentsExtended.xml"/><Relationship Id="rId25" Type="http://schemas.openxmlformats.org/officeDocument/2006/relationships/image" Target="media/image8.jpeg"/><Relationship Id="rId33" Type="http://schemas.openxmlformats.org/officeDocument/2006/relationships/image" Target="media/image13.jpe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storedTranscription xmlns="http://schemas.microsoft.com/office/transcription/2022">{"storageType":"DocumentXmlStorage","descriptor":{"transcription":{"transcriptSegments":[{"text":"ผมไม่เคยพูด 5","language":"th","start":0.13,"end":2.08,"speakerId":0},{"text":"8 ชาติ","language":"th","start":0.6799999999999999,"end":1.64,"speakerId":1},{"text":"ปกติอย่างนี้ก็เรียกว่านักเซชันพลาสเตอร์","language":"th","start":3.25,"end":5.49,"speakerId":2},{"text":"เนาะ","language":"th","start":5.5,"end":6.26,"speakerId":2},{"text":"สมมตินี้คือวันคลอดเนาะอันนี้คือพรรคกรี๊ด","language":"th","start":6.9799999999999995,"end":11.6,"speakerId":2},{"text":"คนตัว","language":"th","start":9.34,"end":11.66,"speakerId":3},{"text":"ปกติเนี่ยอันนี้คือปริมาณน้ำนม","language":"th","start":12.5,"end":14.93,"speakerId":2},{"text":"วิภาวแหละ","language":"th","start":17.369999999999997,"end":18.419999999999998,"speakerId":4},{"text":"ปริมาณน้ำนมมันก็ซักรีดเขาเรียกว่าไปเสิร์ชดูตรงนี้เขาเรียกว่าแลคเตชั่น","language":"th","start":19.369999999999997,"end":26.359999999999996,"speakerId":2},{"text":"ตอนแรกเตชั่นแพทเทิร์น","language":"th","start":27.25,"end":28.94,"speakerId":2},{"text":"เนี่ยเสิร์ชอินเตอร์เน็ตกูเกิลมีหมด","language":"th","start":28.009999999999998,"end":32.47,"speakerId":0},{"text":"มันก็จะขึ้นพีคแล้วก็ลงสัตว์เลี้ยงลูกด้วยนมทุกตัวเป็นอย่างนี้โหมดโอนด้วยใช่มะเพราะงั้นตรงนี้เค้าเรียกว่าพีค","language":"th","start":33.04,"end":41.22,"speakerId":2},{"text":"อ๋ออันนี้คือเด่น","language":"th","start":42.71,"end":44.52,"speakerId":2},{"text":"กินพริก","language":"th","start":46.96,"end":47.96,"speakerId":2},{"text":"เนาะช่วงนี้เกิดขึ้นอยู่ประมาณเมืองไทยประมาณ 30 ถึง 60 วัน","language":"th","start":49.449999999999996,"end":54.559999999999995,"speakerId":2},{"text":"ต่างประเทศ 90 วันทั้งหมดเนี่ย","language":"th","start":56.26,"end":58.41,"speakerId":2},{"text":"แค่ถึงสภาพอากาศ","language":"th","start":58.73,"end":59.86,"speakerId":5},{"text":"ขึ้นอยู่กับขึ้นอยู่กับความสมบูรณ์ของตัวอนุกรรมวัวอาหารวัวการจัดการแล้วก็เครียดหลายอย่างซึ่งตรงเนี้ยประมาณ 3 ศูนย์ 5 วัน","language":"th","start":60.459999999999994,"end":71.82,"speakerId":2},{"text":"ครับ","language":"th","start":69.28,"end":70.04,"speakerId":3},{"text":"ก็คือประมาณ 10 เดือน","language":"th","start":73.17,"end":74.36,"speakerId":2},{"text":"โดยทฤษฎีนะบางตัวอาจจะโหมดนมก่อนบางตัวอาจจะโหมดนมหลังแล้วเขาก็พักรีบไปประมาณ 60 วัน","language":"th","start":76.11,"end":83.78999999999999,"speakerId":2},{"text":"แล้วถึงจะปล่อยให้คลอดไหม","language":"th","start":84.96,"end":86.41999999999999,"speakerId":2},{"text":"ก็บางที 60 แล้วก็ทรง","language":"th","start":87.53,"end":88.74,"speakerId":5},{"text":"ใหม่","language":"th","start":88.75,"end":89.06,"speakerId":5},{"text":"เราผสมกันช่วงนี้แล้วประสงค์ให้ติดภายใน","language":"th","start":89.55,"end":92.2,"speakerId":2},{"text":"หน้าแรกคอร์ด","language":"th","start":89.64,"end":90.94,"speakerId":6},{"text":"90 วัน","language":"th","start":92.45,"end":93.10000000000001,"speakerId":2},{"text":"ครับ","language":"th","start":93.27,"end":93.66,"speakerId":3},{"text":"ตอนนี้ก็ต้องประสบไม่ใช่","language":"th","start":94.56,"end":95.81,"speakerId":2},{"text":"ไม่ผสมติด 90 วันแล้วมันอุ้มท้องวัน 285","language":"th","start":96.05,"end":100.1,"speakerId":2},{"text":"จะชมก็จะมี","language":"th","start":99.69,"end":100.39999999999999,"speakerId":5},{"text":"เออถ้าตัวทฤษฎีก็ส่งให้ได้ไปใน 85 วัน 80 วัน","language":"th","start":100.21,"end":104.55,"speakerId":2},{"text":"ทั้งหมด","language":"th","start":100.41,"end":100.92,"speakerId":5},{"text":"86 308 285","language":"th","start":105.5,"end":107.16,"speakerId":2},{"text":"ระดับนะครับ","language":"th","start":108.47999999999999,"end":109.79999999999998,"speakerId":2},{"text":"เฮ้ย 88 4 บวก สอง 8 5","language":"th","start":110.47999999999999,"end":113.89999999999999,"speakerId":2},{"text":"แอบส่องได้สัมภาษณ์","language":"th","start":112.63,"end":113.85,"speakerId":0},{"text":"เท่ากับ 30 ศูนย์","language":"th","start":113.91,"end":114.91,"speakerId":5},{"text":"ผมจะทำ","language":"th","start":114.32,"end":114.88},{"text":"มันปีพอดี","language":"th","start":117.25,"end":118.06,"speakerId":2},{"text":"เคคับ","language":"th","start":118.36999999999999,"end":119.02,"speakerId":5},{"text":"เคมะเพราะนี่คือคลอดลูกเนี่ยตอะคลอดลูกแบบคลอดลูกไหมฮะเพราะฉะนั้นหลักการคือ","language":"th","start":118.41,"end":124.75999999999999,"speakerId":2},{"text":"ระยะห่างของการคลอด หนึ่ง ปีครับโดยหลักการทั่วโลกเราจะพยายามให้แม่โคที่คลอดลูกครั้งแรกแล้วเนี่ยคลอดลูกครั้งปลายปีรวมกันปีนึงก็พูดง่ายคลอดลูกทุกปีแต่รีดนมได้ประมาณ 10 เดือน","language":"th","start":125.47,"end":138.84,"speakerId":2},{"text":"8 ดี","language":"th","start":129.26,"end":131,"speakerId":3},{"text":"เห็นมั้ยชั้น 10 เดือนเนี่ยเป็น","language":"th","start":139.88,"end":141.94,"speakerId":2},{"text":"ตายแต่บางตัวอาจจะหมดลมก่อนบางตัวอาจจะเกิน 10 เดือน 5 มันไม่อุ้มท้องมันยัง 3 ารถรีดต่อไปได้แต่ถ้ามันอุ้มท้องมันต้องคลอดมาเขาจะพักรีบกอดพลอด 60 วัน","language":"th","start":142.14,"end":156.26999999999998,"speakerId":2},{"text":"แอด","language":"th","start":146.41,"end":148.35999999999999,"speakerId":3},{"text":"แอนเดอร์สัน","language":"th","start":150.98,"end":151.91,"speakerId":7},{"text":"เขตสักนะเสียนะนี้คือแพทเทิร์นนศแพทเทิร์นมีอยู่ สอง อย่างนะความหมาย","language":"th","start":157.98,"end":163.16,"speakerId":2},{"text":"มีอยู่ สอง อันก็คืออันนึงเนี่ยเป็นเรื่องของรีดนมสีน้ำเงินรีดนมนะก็อีกอ่ะกรี้ด","language":"th","start":164.10999999999999,"end":171.39999999999998,"speakerId":2},{"text":"แอนนี่เอลลี่หรี่ก็ 3 ศูนย์ 5 วันเนาะรวมทั้งนมเหลืองด้วยแล้วก็ 60 วันอ่ะกรี้ดเนอะแต่ถ้ามัน 5 วันไหนล่ะน้ำนมเหลืองก็คือ 5 วัน","language":"th","start":172.45,"end":184.66,"speakerId":2},{"text":"เหลือง 5 วันน้ำนมเหลืองอย่าไปพูดน้ำนมน้ำเหลืองฮะอ้อ","language":"th","start":182.60999999999999,"end":190.29,"speakerId":2},{"text":"ครับผม","language":"th","start":188.72,"end":189.18},{"text":"โค้ช","language":"th","start":190.92,"end":191.91,"speakerId":2},{"text":"ตุ้ม","language":"th","start":192.29999999999998,"end":192.74999999999997,"speakerId":8},{"text":"เนาะส่วนอันเนี้ยเขารีดนมเนี่ยรีดนมเนี่ย","language":"th","start":193.94,"end":197.45,"speakerId":2},{"text":"ที่ประสบภัเนี่ยเขาจะประสบให้ได้ตรงเนี้ย 80","language":"th","start":198.6,"end":202.23,"speakerId":2},{"text":"80 วันให้ได้ 80 วันให้ได้ภายใน 80 วันปกติรอบเดือน","language":"th","start":203.51,"end":208.63,"speakerId":2},{"text":"รอบเดือนของวัวเท่าไหร่","language":"th","start":210.22,"end":211.2,"speakerId":2},{"text":"ไม่รู้เพราะ","language":"th","start":212.17,"end":213.69,"speakerId":8},{"text":"รอบเดือนผู้ป่วยมีรอบเดือนบางคน","language":"th","start":212.92999999999998,"end":215.46999999999997,"speakerId":2},{"text":"เองก็บีบ","language":"th","start":215.76999999999998,"end":216.27999999999997,"speakerId":2},{"text":"นมโหมดใช่ไหม 5 รอบเดือนของคุณนั่นแหละที่ประเทศ","language":"th","start":216.29,"end":219.41,"speakerId":2},{"text":"โอ้โหหน้าเครียดหิวแต่ในเซ็กเด็ก","language":"th","start":218.53,"end":222.17,"speakerId":9},{"text":"อ๋ออันนี้ก็เด็กๆอย่างงี้คบกันนานแล้ว","language":"th","start":220.86999999999998,"end":224.01999999999998,"speakerId":2},{"text":"ฉะนั้นเราไม่แพงด้วย","language":"th","start":224.13,"end":226.24,"speakerId":9},{"text":"ก็ถามไงไหนดูหน้าแดงอาจารย์หน้าแดง","language":"th","start":225.32,"end":228.29,"speakerId":2},{"text":"คือปกติ","language":"th","start":228.61999999999998,"end":230.35999999999999,"speakerId":2},{"text":"รอบเดือนคนนั้นอ่ะ","language":"th","start":231.22,"end":232.04,"speakerId":2},{"text":"เป็นแฟนครับ","language":"th","start":232.86999999999998,"end":233.62999999999997,"speakerId":2},{"text":"อ่า 28 รอบรอบเดือนของวัว 3 สัปดาห์ของคน 4 สัปดาห์ครับอันนี้ 21 วัน 21 วันก็ได้ 3 รอบแล้วครับดำรงเดือนนี้คือจะมาก่อนที่เราจะผสมครับว่า","language":"th","start":233.64,"end":245.76,"speakerId":2},{"text":"ใช่ๆหลังคลอดทุกออหลังคลอดหลังคลอดน้ำนมเบื่อเพราะว่ามีสารภูมิคุ้มกันให้ลูกไม่ใช่สำหรับมนุษย์ประสานไปลูกวัว","language":"th","start":245.89,"end":255.92999999999998,"speakerId":2},{"text":"คิด","language":"th","start":247.25,"end":247.78,"speakerId":3},{"text":"โอเคครับ","language":"th","start":249.08999999999997,"end":249.7},{"text":"แค่คำว่าเด็กใหม่ออกมา","language":"th","start":253,"end":255.96,"speakerId":10},{"text":"กรี๊ด","language":"th","start":256.09999999999997,"end":256.49999999999994,"speakerId":2},{"text":"เขารีบเขาจะอักเสบ","language":"th","start":256.84,"end":259.75,"speakerId":2},{"text":"บีอ่อครับอืมมันผมเป็นอันตรายหรืออะไร","language":"th","start":257.75,"end":265.67,"speakerId":2},{"text":"เค้าไม่เอามาขาย","language":"th","start":260.64,"end":262.75,"speakerId":2},{"text":"ไม่ได้อันตรายเพราะว่าเราไม่มีหยอดไม่มีตัวย่อยโมเลกุลใหญ่กินใบก็ขับออกไปไม่มี","language":"th","start":265.74,"end":271.79,"speakerId":2},{"text":"ขออนุญาตครับไม่มีประโยชน์อยู่ดี","language":"th","start":268.36,"end":271.42,"speakerId":8},{"text":"ให้ลูกหัวดีกว่ารสชาติก็ไม่เรื่อง","language":"th","start":273.15,"end":275.5,"speakerId":2},{"text":"อืม","language":"th","start":274.19,"end":275.71999999999997,"speakerId":3},{"text":"เป็นเยี่ยมลูกวัวชิ้นมาแล้ว","language":"th","start":276.65999999999997,"end":278.42999999999995,"speakerId":9},{"text":"สมมุติเคยชินไปแล้วแต่อันนี้ป้องชิมทุกอย่างมองเห็นทุกอย่างหนาประมาณนี้แหละ","language":"th","start":276.97999999999996,"end":282.71,"speakerId":2},{"text":"เนาะครับผม","language":"th","start":282.71999999999997,"end":283.65,"speakerId":0},{"text":"ไม่นุ่มเดี๋ยวทรงเดี๋ยวส่งสไลด์อาจารย์ก็ได้แต่หาไม่เจอกิน","language":"th","start":284.03999999999996,"end":289.21,"speakerId":2},{"text":"ครับผมพัน","language":"th","start":286.84,"end":288.27,"speakerId":3},{"text":"โอเคเนอะทีนี้ทีนี้ตาลีนมเนี่ย","language":"th","start":290.14,"end":292.49,"speakerId":2},{"text":"การรีดนมเนี่ยนะปกติเนี่ยเวลาวัวตัว หนึ่ง คลอดอยู่แล้วเนี่ย","language":"th","start":296.56,"end":300.58,"speakerId":2},{"text":"ฟฝหมายถึงพอดีเปลี่ยนไลน์กระเด็นไปขอทุกข์กลัวตัว หนึ่ง เกิดมาแล้วเนี่ย","language":"th","start":301.66999999999996,"end":306.58,"speakerId":2},{"text":"มันจะอายุมันจะเรียงมันจะถูกเลี้ยงด้วยน้ำนมเนี่ยประมาณ 90 กว่าเขาเรียกว่าอย่าง","language":"th","start":307.44,"end":313.89,"speakerId":2},{"text":"สมมุติตัวตัวเมียตัวนึงเนี่ยเกิดมาเนาะมันจะอยู่กับแม่มาไม่ได้อยู่กับแม่มันจะถูกคนเลี้ยงด้วยน้ำนมเนี่ยเขาเรียกว่าเนอร์สิ่งดีๆ","language":"th","start":316.96999999999997,"end":325.82,"speakerId":2},{"text":"90 วัน 3","language":"th","start":326.96999999999997,"end":327.67999999999995,"speakerId":2},{"text":"4","language":"th","start":327.69,"end":328.04,"speakerId":2},{"text":"แล้วหลังจากนั้นเนี่ยเขาก็จะหามันโตเป็นสาวเขาจะเริ่มประสานงาน 25 เดือนถึง 18 เดือน","language":"th","start":328.49,"end":335.23,"speakerId":2},{"text":"ครับแล้วมันก็จะอุ้มท้อง","language":"th","start":336.71,"end":339.53999999999996,"speakerId":2},{"text":"น้องอุ้มท้องเสร็จอีก 10 เดือน","language":"th","start":341.38,"end":342.98,"speakerId":2},{"text":"ก็จะคลอ","language":"th","start":343.7,"end":344.26,"speakerId":2},{"text":"ผสม","language":"th","start":347.22999999999996,"end":347.9,"speakerId":2},{"text":"คนท้อง","language":"th","start":349.06,"end":349.63,"speakerId":2},{"text":"คุณท้องกี่เดือนนะอุ้มท้องกี่วันน่ะกีนี","language":"th","start":350.7,"end":352.88,"speakerId":2},{"text":"285 แอร์ 208 5","language":"th","start":353.58,"end":357.87,"speakerId":1},{"text":"มิตซุย","language":"th","start":354.63,"end":357.06,"speakerId":6},{"text":"ฟาเบทเฉพาะครั้งคราวหน้า","language":"th","start":357.85999999999996,"end":359.92999999999995,"speakerId":2},{"text":"285 แล้วก็คลอดพอคลอดปุ๊บก็เข้าสู่วงจรนี้ทันทีเป็นอย่างนี้ไปเรื่อยๆนี่คือการทำธุรกิจยังไงเราไม่ 3 ารถปล่อยให้มันยาวกว่านี้ได้เพราะว่ามันกินฟรี","language":"th","start":360.06,"end":371.08,"speakerId":2},{"text":"เขาเรียนแบบ","language":"th","start":360.41999999999996,"end":361.40999999999997,"speakerId":8},{"text":"กินกันไม่ให้ผิดกินอย่างเงี้ยผมเพราะฉะนั้นตรงเนี้ยมันก็เลยจำเป็นที่จะต้อง","language":"th","start":372.18,"end":377.09000000000003,"speakerId":2},{"text":"กระชับให้ได้ 85 ทีนี้สำคัญยังไงเกี่ยวกับเรื่องการผลิตน้ำมัน","language":"th","start":377.90999999999997,"end":381.53,"speakerId":2},{"text":"ผลผลิตน้ำนมเนี่ย","language":"th","start":382.58,"end":383.74,"speakerId":2},{"text":"มันคือพื้นที่ใต้กราฟนี่เนาะวิศวะ","language":"th","start":384.96999999999997,"end":388.08,"speakerId":2},{"text":"เลือกหน้า","language":"th","start":389.77,"end":390.46999999999997,"speakerId":2},{"text":"เกษตรกรเขารีดน้ำนมเนี่ยสมมุติฟาร์มไม่มีสิทธิแม้รี๊ด","language":"th","start":391.18,"end":395.22,"speakerId":2},{"text":"ก็ไม่พร้อมกัน","language":"th","start":396.09999999999997,"end":397.03,"speakerId":2},{"text":"แต่ละตัวก็จะมีแพตเทิร์นตรงนี้เริ่มต้นไม่เท่ากันมันก็จะ","language":"th","start":398.04999999999995,"end":401.67999999999995,"speakerId":2},{"text":"อ่อนโยน","language":"th","start":401.22999999999996,"end":401.78999999999996,"speakerId":6},{"text":"ใช่ครับทีนี้ปริมาณน้ำนมที่เขาได้ก็คือเขาส่งน้องไปที่สาก่อนเขาช้างร่วมเพาะช่างดวงเขาบอกว่าตามนี้ 200 กิโลมาจากวัวทุกตัวแต่ไม่รู้ว่าตัวไหนเท่าไหร่","language":"th","start":406.84,"end":418.96999999999997,"speakerId":2},{"text":"ครับ","language":"th","start":419.18,"end":419.76,"speakerId":3},{"text":"วัว หนึ่ง ตัวเนี่ยโดยเฉลี่ยเมืองไทยอยู่ที่","language":"th","start":419.9,"end":422.53999999999996,"speakerId":2},{"text":"นะทั้งแรกคือ","language":"th","start":422.4,"end":423.28999999999996,"speakerId":2},{"text":"ทั้งหมดเนี่ยเอเวอเรสต์อยู่ที่ประมาณ 14","language":"th","start":423.29999999999995,"end":426.29999999999995,"speakerId":2},{"text":"กิโลกรัมต่อตัวต่อวัน","language":"th","start":426.97999999999996,"end":428.67999999999995,"speakerId":2},{"text":"ในปัจจุบันน 14 เรื่องมันก็จะมีขึ้นพีคถึง 25 กิโลกรัม 30 กิโลกรัมเติบโตก็มีน้อยกว่านั้นก็มีแต่คำถามก็คือเกษตรกรไม่รู้เป็นรายตัวเป็นลายมือเป็น","language":"th","start":430.47999999999996,"end":442.86999999999995,"speakerId":2},{"text":"บางตัวครับ","language":"th","start":434.33,"end":435.32,"speakerId":8},{"text":"หลายอย่าง","language":"th","start":442.88,"end":443.39,"speakerId":2},{"text":"เขาก็เลยไม่ 3 ารถบริหารจัดการได้","language":"th","start":444.26,"end":446.94,"speakerId":2},{"text":"เห็นไหมไม่ 3 ารถบริหารจัดการได้สิ่งที่เขาทำสิ่งที่เขาควรจะต้องทำคือเขาเรียกอะไร","language":"th","start":447.63,"end":453.39,"speakerId":2},{"text":"เขาเรียกว่าอินโดมิวยิว","language":"th","start":455.34,"end":457.11999999999995,"speakerId":2},{"text":"เฮอร์เดย์เป็นน้ำนมต่อวัน","language":"th","start":457.71999999999997,"end":459.61999999999995,"speakerId":2},{"text":"โอเคป่ะ","language":"th","start":460.5,"end":460.88,"speakerId":2},{"text":"ทีนี้การรีดนม","language":"th","start":461.68,"end":462.92,"speakerId":2},{"text":"การรีดนมเนี่ยเขาก็จะมีขั้นตอนที่คืน","language":"th","start":463.77,"end":466.03,"speakerId":2},{"text":"ตื่นเช้ามาเตรียมคอกเตรียมลงรีบ","language":"th","start":466.88,"end":469.79,"speakerId":2},{"text":"เห็นอาจารย์บอกว่าจะให้พาไปด้วยใช่ไหม","language":"th","start":470.84,"end":472.59999999999997,"speakerId":2},{"text":"เพราะว่าถ้าเกิดว่าวันนี้วันนี้เคลียร์ก็อาจจะต้องกับถ้าอยากจะไปเกาะแล้วก็","language":"th","start":473.03999999999996,"end":479.67999999999995,"speakerId":2},{"text":"นะครับเพราะมันจะต้องเป็นคอนเทนต์และ","language":"th","start":480.02,"end":482.43,"speakerId":2},{"text":"ไม่ใช่","language":"th","start":480.17999999999995,"end":480.65,"speakerId":8},{"text":"หุ้นชัด","language":"th","start":482.59,"end":483.08,"speakerId":5},{"text":"พรเทพเมื่อไหร่นะ","language":"th","start":485.66999999999996,"end":486.30999999999995,"speakerId":2},{"text":"หนังสงพบซาอุฯรายการแรกวันที่ 17 ครับรายการที่ สอง วันที่ 19","language":"th","start":486.28999999999996,"end":490.37999999999994,"speakerId":5},{"text":"แล้วก็สิก้ามิ","language":"th","start":490.97999999999996,"end":492.36999999999995,"speakerId":2},{"text":"ย 16","language":"th","start":492.38,"end":494.74,"speakerId":8},{"text":"ข่าวกับสภา","language":"th","start":493.31,"end":496,"speakerId":5},{"text":"นะฮะเท่านั้นเพราะหลังจากนั้นก็จะมีประกาศผลต้นเดือนหน้า","language":"th","start":496.17999999999995,"end":503.38999999999993,"speakerId":5},{"text":"ต์ว่า","language":"th","start":499.85999999999996,"end":505.65,"speakerId":3},{"text":"ได้รับสิทธิ์เข้าไปยังครับ","language":"th","start":506.63,"end":508.37,"speakerId":5},{"text":"ได้อยู่แล้ว","language":"th","start":509.91999999999996,"end":511.15,"speakerId":0},{"text":"มั้ง","language":"th","start":513.9599999999999,"end":514.8699999999999,"speakerId":10},{"text":"อร่อยแบบเนียนๆ","language":"th","start":515.05,"end":516,"speakerId":9},{"text":"เนี่ย","language":"th","start":516.52,"end":516.9499999999999},{"text":"อ๋อ","language":"th","start":517.92,"end":519.3399999999999,"speakerId":1},{"text":"มีปัญหาไหมถึงตรงนี้มีคำถามใหม่","language":"th","start":518.79,"end":520.25,"speakerId":2},{"text":"เบื้องสูงเราเปิดวางเรื่องของภาวะอารมณ์ขาดตลาดล้นตลาด","language":"th","start":525.54,"end":530.15,"speakerId":5},{"text":"ครับ","language":"th","start":530.16,"end":530.4499999999999,"speakerId":5},{"text":"โอ้โหพูดกันยาว","language":"th","start":530.61,"end":531.72,"speakerId":2},{"text":"ไม่มี","language":"th","start":533.9399999999999,"end":534.5999999999999,"speakerId":10},{"text":"อิสระอยู่นะเพราะว่านมขาดตลาดล้นตลาดนมขาดมันเกินเนาะตะกี้เห็นแล้วไปสอนแพทเทิร์นใช่ไหมฮะลองจินตนาการนะครับนั่นคือวัว หนึ่ง ตัวเท่าวัวทุกตัว","language":"th","start":534.15,"end":543.9599999999999,"speakerId":2},{"text":"ใช่ครับ","language":"th","start":540.13,"end":541.89,"speakerId":11},{"text":"คลอดพร้อมกันมันก็จะช่วงนึงมันก็จะหักช่วงที่พีคต่อกันก็จะสูบ","language":"th","start":545.01,"end":551.61,"speakerId":2},{"text":"เบื่อ","language":"th","start":546.05,"end":546.38,"speakerId":3},{"text":"เคย","language":"th","start":547.51,"end":548.15,"speakerId":3},{"text":"ใช่ไหม","language":"th","start":552.49,"end":552.86,"speakerId":2},{"text":"แต่ถ้าเกิดว่าวัวแต่ตัวพ่อไม่พร้อมกันแต่ก็กระจายตัวสม่ำเสมอมันก็จะมีน้ำนมคงที่ในปีหรือไม่แต่ว่าสาเหตุสำคัญคือภูมิอากาศมันคัดแปลงมีร้อนฝนหนาว","language":"th","start":553.29,"end":566.29,"speakerId":2},{"text":"ครับ","language":"th","start":560.48,"end":560.95},{"text":"เพราะงั้นมันก็จะเกิดการกระจุกตัวของวัวที่ผสมติกกับวัวที่คลอดตามปกติเมืองไทยเนี่ยฤดูกาลที่หัวข้อลูกหมากคือปลายฝนต้นหนาว","language":"th","start":566.9599999999999,"end":576.7599999999999,"speakerId":2},{"text":"บางคน","language":"th","start":572.0899999999999,"end":572.6999999999999,"speakerId":3},{"text":"ปลายฝนต้นหนาวก็ตกประมาณเดือนพฤศจิกายน","language":"th","start":577.8299999999999,"end":580.0899999999999,"speakerId":2},{"text":"เพราะฉะนั้นหัวขึ้นพีคหลังจากนั้นประมาณ สอง เดือนนะตะกี้นี้","language":"th","start":580.79,"end":584.16,"speakerId":2},{"text":"ถูกไหม 36 10 กว่าเพราะงั้นมันก็จะไปซ้ำเหมือนกันตอนอีก สอง เดือนถัดมาก็คือต้นปีงั้นต้นปีจะเป็นช่วงที่นมล้น","language":"th","start":585.12,"end":592.33,"speakerId":2},{"text":"ต์เราก็โถ่วงงช่วงนั้น","language":"th","start":586.06,"end":594.65,"speakerId":10},{"text":"แล้วก็นมลลลลคือล้นเกินความต้องการแต่อพสคลอดลูกช่วงนี้บ่อยมากขึ้นปุ๊บ 10 เดือนถัดไปตกที่เดือนละ","language":"th","start":595.62,"end":604.87,"speakerId":2},{"text":"เป็นเพื่อนเพื่อนตุลาได้ 8 จากภาษาทำให้มันเสียหายชายแดน","language":"th","start":606.87,"end":613.17,"speakerId":5},{"text":"เดินแตกถูกมะแอนแตกคือเดือนสิงหาสิงหากันยาเป็นช่วงที่นมของประเทศไทย","language":"th","start":607.23,"end":615.74,"speakerId":2},{"text":"เพราะว่าส่วนใหญ่พักรี๊ด","language":"th","start":616.87,"end":618.15,"speakerId":2},{"text":"คือ","language":"th","start":617.29,"end":619.28,"speakerId":3},{"text":"ถ้าเอาตามทฤษฎีวัวส่วนใหญ่จะพักลีกช่วงช่วงประมาณ","language":"th","start":620.01,"end":622.77,"speakerId":2},{"text":"เกือบสิ้นสุดก็คือสิงหากันยาเพราะช่วงนั้นเป็นช่วงที่ที่นมเป็นทองนมขึ้นภาพเร็วแค่ไหนโรงงานก็อยากจะได้เพราะว่ามันต้องเอารักษาปริมาณเป็นรันตีตั๋วเปอร์เซ็นต์นะฮะนมขาดมันเพิ่งสาเหตุเนี่ยคือเนี่ย","language":"th","start":623.48,"end":639.99,"speakerId":2},{"text":"ชอบ","language":"th","start":624.76,"end":625.55,"speakerId":3},{"text":"ทำอะไรครับ","language":"th","start":630.62,"end":631.39,"speakerId":3},{"text":"ยุว","language":"th","start":634.3199999999999,"end":634.5899999999999},{"text":"วัวให้คลอดลูกกระจายตามแผนที่มันควรจะเป็นได้","language":"th","start":638.55,"end":644.0699999999999,"speakerId":2},{"text":"ต์แล้วปริมาณการความต้องการนมเท่ากันทั้งเปลี่ยน","language":"th","start":645.72,"end":650.48,"speakerId":5},{"text":"ปกติถ้าเราพูดถึงอุตสา 6 รรมเนี่ยโรงงานนมเนี่ยเค้าจะมี","language":"th","start":651.9599999999999,"end":655.65,"speakerId":2},{"text":"กำหนดปริมาณอินพุตกับเอ้าท์พุทโปรเซสแล้วก็ไปถึงมาร์เก็ตติ้งมางั้นเขาก็จะขาดประมาณ","language":"th","start":656.36,"end":662.96,"speakerId":2},{"text":"ครับ","language":"th","start":659.4699999999999,"end":660.2199999999999,"speakerId":10},{"text":"การผลิตทั้งปีสม่ำเสมอ","language":"th","start":663.66,"end":665.5699999999999,"speakerId":2},{"text":"เพราะงั้นเขาจึงทำโควต้า","language":"th","start":666.48,"end":667.89,"speakerId":2},{"text":"ช่วงที่นมเจอมันจะขายไม่ได้ต้องวิ่งวิ่งเล่หาที่สิ้นสุดที่ขายได้เพราะว่ามันมันมีทุก","language":"th","start":669.3199999999999,"end":675.1899999999999,"speakerId":2},{"text":"วัน","language":"th","start":675.1999999999999,"end":675.53,"speakerId":5},{"text":"แต่ช่วงที่นมขาดนั่งอยู่เฉยๆมันก็จะมีคนมาแย่งกันซื้อให้ราคา","language":"th","start":675.92,"end":679.77,"speakerId":2},{"text":"อืม","language":"th","start":681.14,"end":681.53,"speakerId":10},{"text":"มันจะถูกตัดตอนลงโฆษณาตรงกลาง","language":"th","start":681.54,"end":683.77,"speakerId":2},{"text":"พวกเราเนี่ยเราจะไม่รู้เลยว่าจะเป็น","language":"th","start":684.7099999999999,"end":686.5699999999999,"speakerId":2},{"text":"ยังไง","language":"th","start":686.5799999999999,"end":686.9999999999999,"speakerId":8},{"text":"ก็เพราะจริงๆเนี่ยบางโรงงานช่วงนมขาดไปใช้นมผงซึ่งเราจะได้กำไรมากกว่า","language":"th","start":687.01,"end":692.9399999999999,"speakerId":2},{"text":"ใช่ไหมชุมนุมเกินเขาก็จะเลือก","language":"th","start":694.01,"end":696.1,"speakerId":2},{"text":"ที่คิดว่าดีที่สุดฉะนั้นเกษตรกรก็จะทรัฟเฟิล","language":"th","start":697.04,"end":699.79,"speakerId":2},{"text":"ตะแต่ว่าปริมาณก็คงที่น้อยลงแต่ว่าธรรมะการผลิต","language":"th","start":702.66,"end":707.13,"speakerId":9},{"text":"องค์ที่ของจี","language":"th","start":704.61,"end":706.4,"speakerId":2},{"text":"อำนาจเจอแบบนี้","language":"th","start":707.14,"end":708.38,"speakerId":1},{"text":"อันนี้สื่อสารให้พวกเราเข้าใจนะแต่เวลาไปผิงเลือกที่มันโพสชิดใน","language":"th","start":709.03,"end":712.9,"speakerId":2},{"text":"สวัสดี","language":"th","start":713.05,"end":723.2299999999999,"speakerId":3},{"text":"อันนี้คือตะกี้เนี่ยที่อธิบายให้ฟัง","language":"th","start":718,"end":720.37,"speakerId":2},{"text":"เพราะ","language":"th","start":721.6999999999999,"end":722.2499999999999,"speakerId":8},{"text":"คลอดลูกถึง","language":"th","start":722.5799999999999,"end":723.0899999999999,"speakerId":2},{"text":"พ่อลูก","language":"th","start":723.1,"end":723.66,"speakerId":0},{"text":"รองจมูกแดง","language":"th","start":723.27,"end":725.02,"speakerId":2},{"text":"เต็มที่เลย","language":"th","start":726.0699999999999,"end":726.53,"speakerId":7},{"text":"เนี่ย สอง แวงก็ประมาณ 80 วันอุ้มท้อง 265 วันรีบนมเนี่ย 305","language":"th","start":729.5,"end":741.35,"speakerId":2},{"text":"บาทผักหรือนม 60","language":"th","start":741.36,"end":742.49,"speakerId":2},{"text":"ประเด็นสำคัญคือเกษตรกรไม่รู้ว่าวัว","language":"th","start":743.9699999999999,"end":745.9599999999999,"speakerId":2},{"text":"ตัวไหน","language":"th","start":745.9699999999999,"end":746.4599999999999,"speakerId":2},{"text":"ให้น้ำมนต์เท่าไหร่เองเวลาเขาเอาวัวเข้ารีดนมเนี่ยจำไม่ได้ว่ามี","language":"th","start":747.2099999999999,"end":752.06,"speakerId":2},{"text":"เอ่อ","language":"th","start":753.6,"end":754.88,"speakerId":3},{"text":"เยอะเกินนะเดี๋ยวเอา","language":"th","start":757.93,"end":759.2399999999999,"speakerId":2},{"text":"ติดตามหนี้","language":"th","start":759.25,"end":759.88,"speakerId":8},{"text":"จะดี","language":"th","start":760.3199999999999,"end":761.9599999999999,"speakerId":2},{"text":"ปตรี","language":"th","start":762.06,"end":762.53,"speakerId":2},{"text":"ค์ครับสวัสดีครับดิบ","language":"th","start":763.4499999999999,"end":769.54,"speakerId":3},{"text":"ทำไมเหรอ","language":"th","start":763.73,"end":764.21,"speakerId":2},{"text":"ที่กู","language":"th","start":764.9399999999999,"end":765.5799999999999,"speakerId":4},{"text":"ใช่ๆเลยนะ","language":"th","start":769.55,"end":771.77,"speakerId":2},{"text":"วันนี้","language":"th","start":773.4599999999999,"end":773.9699999999999,"speakerId":3},{"text":"แต่อันนี้นมตะกี้นี้ตะกี้ถามว่านมทั้งปีเป็นยังไงใช่ไหมเนี่ยเห็นมั้ยว่ามันจะตกอยู่ที่เดือน 8","language":"th","start":774.9499999999999,"end":781.4599999999999,"speakerId":2},{"text":"ใช่ป่ะมันจะขึ้นพีคอยู่ที่ประมาณเดือน สอง 3 4","language":"th","start":783.2199999999999,"end":787.16,"speakerId":2},{"text":"อันนี้ข้อมูลจริงนะของส 6 รณ์ส 6 รณ์","language":"th","start":788.73,"end":791.51,"speakerId":2},{"text":"อ่า","language":"th","start":792.8299999999999,"end":793.8299999999999,"speakerId":3},{"text":"มันจะดับเบิ้ล สอง เท่าอีกป่ะ","language":"th","start":793.87,"end":795.68,"speakerId":2},{"text":"ล้านกิโลเกาะล้าน 4 ครับ 8 ประมาณ 800,000","language":"th","start":797.55,"end":801.12,"speakerId":2},{"text":"อยากแล้วมันการซูมแน่น","language":"th","start":799.12,"end":801.11,"speakerId":10},{"text":"มันสูงมากมันต่างกันเยอะมากเอาต่างกันเยอะมากปุ๊บเนี่ยเราเป็นดาราเป็นโปรเซสเซอร์เป็นโรงงานอุตสาหกรรมเนี่ยเราไม่ 3 ารถรับซื้อได้โหมดชุมนุมเกินแล้วเราไม่ 3 ารถรับ","language":"th","start":802.8299999999999,"end":814.3199999999999,"speakerId":2},{"text":"ซ์เทค","language":"th","start":805.3199999999999,"end":811.4899999999999,"speakerId":3},{"text":"รับได้กับคุณชาย","language":"th","start":814.86,"end":816.04,"speakerId":2},{"text":"แล้วก็เดี๋ยวจะมี","language":"th","start":816.54,"end":817.31},{"text":"ก็จะ","language":"th","start":816.99,"end":817.4300000000001,"speakerId":6},{"text":"บอกนะครับผมหุ้นสูงพวกอะไร","language":"th","start":817.3199999999999,"end":821.5699999999999,"speakerId":3},{"text":"ทำไมเขาถึงไม่กระจายขาดประสบการณ์","language":"th","start":818.17,"end":820.3399999999999,"speakerId":5},{"text":"แบบนี้ค่ะโมงเนี่ยเค้าไม่จดไม่จดบ้างพอเอามาถูกไม่จดวัลคอตต์เขาไม่จบทำนมเขาเลยไม่รู้ว่าตัวไหนเป็นตัวไหนรู้แต่ว่านม","language":"th","start":821.5799999999999,"end":833.05,"speakerId":2},{"text":"มันก็ไม่ยอมวัดนมไปดูว่าซิก","language":"th","start":824.6999999999999,"end":827.4499999999999,"speakerId":1},{"text":"ม่าอยู่","language":"th","start":827.4599999999999,"end":828.1899999999999,"speakerId":3},{"text":"วันนี้ได้ทั้งอ","language":"th","start":833.06,"end":834.7399999999999,"speakerId":2},{"text":"แอร์ของเรื่องคุณจะไปตอบโจทย์ทั้งนเนี่ยแม้ว่าถ้ามันกระจายอย่างเงี้ย","language":"th","start":835.31,"end":840.14,"speakerId":2},{"text":"มันจะดี","language":"th","start":841.02,"end":841.5,"speakerId":2},{"text":"นะฮะแต่ว่าส่วนใหญ่มันไม่กระจายไม่กระจุก","language":"th","start":842.7099999999999,"end":844.7599999999999,"speakerId":2},{"text":"ฮือ","language":"th","start":846.54,"end":848.4499999999999,"speakerId":10},{"text":"เพราะฉะนั้นมันก็เลยควรจะเป็นแบบเนี้ย","language":"th","start":846.78,"end":849.35,"speakerId":2},{"text":"ตอนนี้ 4 เมตร 4 เมตรจากภาพนี้","language":"th","start":850.23,"end":851.76,"speakerId":2},{"text":"ใช่ครับ","language":"th","start":850.74,"end":851.32,"speakerId":3},{"text":"อันนี้คือเอามาสำหรับรอยแล้วแก้ยังไงใช่ไหม","language":"th","start":852.13,"end":854.64,"speakerId":2},{"text":"แต่ว่ามันเป็นภาพนี้","language":"th","start":853.4599999999999,"end":855.8599999999999,"speakerId":2},{"text":"เพราะว่ามันกระจกแบบ","language":"th","start":856.56,"end":857.3699999999999,"speakerId":2},{"text":"นี้","language":"th","start":857.38,"end":857.67,"speakerId":2},{"text":"ใช่ป่ะ","language":"th","start":858.4,"end":858.99,"speakerId":8},{"text":"แต่แบบนี้เซ็นทรัลมองในแง่ของเกษตรกร หนึ่ง คน","language":"th","start":861.52,"end":865.38,"speakerId":2},{"text":"สภาพถ้าเราจะกระจายจริงเนี่ยคือพวกเขาจะมีความรู้สึกว่าเอ๊ะมันจะเสีย","language":"th","start":866.0699999999999,"end":870.31,"speakerId":2},{"text":"ผลประโยชน์","language":"th","start":870.3199999999999,"end":870.76,"speakerId":2},{"text":"ไม่เหตุผลเพราะอย่างนี้เพราะว่า","language":"th","start":870.86,"end":872.83,"speakerId":2},{"text":"ธุรกิจการผลิตนกโคนมเนี่ยมันได้อะไรวะรายได้ทุกวันเนี้ยแต่ว่ารายได้เนี่ยมันสะสมอยู่ที่ 3 เขาจะจ่ายให้ทุก 10 วัน","language":"th","start":873.67,"end":881.56,"speakerId":2},{"text":"เป็นธุรกิจเดียวถ้าเป็นคนเหนือปีนึ่งในทางเดียวถ้าเป็นพืชปีนึงผมรีบออกก็ได้ครั้งเดียว","language":"th","start":882.76,"end":888.72,"speakerId":2},{"text":"เก็บ","language":"th","start":883.9699999999999,"end":884.29,"speakerId":7},{"text":"อ่า","language":"th","start":885.9799999999999,"end":886.43},{"text":"ถูกไหมถ้าเป็นหมู่เกาะขายเมื่อไหร่ก็ประมาณซัก 2.5 เหล้า สอง รอบก็คือ สอง ครั้ง หนึ่ง ปีไก่เนื้อก็ต้องสัก 10 กว่ามาไก่ไข่ก็บางทีใส่บางทีไม่ได้เพราะว่ามันส่งไปก่อนแล้วจะได้เงินเดิมพันนมเนี่ยมันได้ทุกวันได้ทุกวันเนี่ยถ้ากระจายน้ำนมได้ปริมาณคงที่แบบเนี้ยส 6 รณ์เขา 3 ารถวางแผนธุรกิจ","language":"th","start":889.43,"end":911.16,"speakerId":2},{"text":"เพราะส 6 รณ์ทำหน้าที่แทนเกษตรกรไปเจรจากับโรงงานเพื่อจำหน่ายหน่วย 5 เกษตรกรแต่ละรายไม่ได้คอนโซล","language":"th","start":912.29,"end":918.8299999999999,"speakerId":2},{"text":"เตรียมสอบ","language":"th","start":914.2199999999999,"end":914.91,"speakerId":8},{"text":"ครับครับ","language":"th","start":915.5999999999999,"end":918.5999999999999,"speakerId":3},{"text":"ไม่ใช่คนแบบนี้เป็นแบบนี้","language":"th","start":919.77,"end":921.03,"speakerId":2},{"text":"บางช่วงเกษตรกรก็จะมีนมมากและส 6 รณ์ก็ลำบากบางช่วงส 6 รณ์ต้องการมมาก","language":"th","start":921.8,"end":928.05,"speakerId":2},{"text":"แต่เอก่อนไหม","language":"th","start":928.06,"end":929.1199999999999,"speakerId":2},{"text":"เอสซี","language":"th","start":928.28,"end":928.7099999999999,"speakerId":8},{"text":"เขาก็เสียโอกาส","language":"th","start":930.14,"end":930.72,"speakerId":2},{"text":"อืมตัวตัวดีเงินที่เราจ่ายก็หมายถึงว่าเงินที่เกษตรกรรัฐเนี่ยมาจาก","language":"th","start":931.9,"end":938.22,"speakerId":2},{"text":"ใช่เพราะเขาขายนมให้ขายบซึ่งเป็นขอเบอร์ไว้เถอะ","language":"th","start":938.5799999999999,"end":942.9,"speakerId":2},{"text":"อ่าแต่ว่าส 6 รณ์แล้วก็ไม่ยอมเจ็บหรอกเราก็ไปเอาเงินคนอื่นมา","language":"th","start":943.76,"end":947.09,"speakerId":2},{"text":"สักคำน้อยต","language":"th","start":947.0999999999999,"end":947.9599999999999,"speakerId":2},{"text":"ถูกต้องเพราะว่าส 6 รณ์ทำธุรกิจอื่นด้วยไม่ใช่แค่รับซื้อมือถือให้เงินกู้","language":"th","start":949.56,"end":954.1199999999999,"speakerId":2},{"text":"ก็ใส่พวกปัจจัยการผลิตดังนั้นเกษตรกรส 6 รณ์","language":"th","start":955.4799999999999,"end":958.5199999999999,"speakerId":2},{"text":"เพราะการเมืองโดย","language":"th","start":955.9499999999999,"end":957.0699999999999,"speakerId":9},{"text":"ก่อนที่เหมือนกันคือ","language":"th","start":958.3299999999999,"end":960.4,"speakerId":8},{"text":"ก็เหมือนกับว่าไปเอาเงินมาใช้ก่อน","language":"th","start":958.53,"end":959.97,"speakerId":2},{"text":"แบบของไม่ใช่ก่อนเอาเงินที่","language":"th","start":959.9799999999999,"end":961.0799999999999,"speakerId":2},{"text":"มีการคืนเงินก็เอาน้ำนมไปคืนตีเป็นมูลค่าเงิน","language":"th","start":961.9799999999999,"end":965.1099999999999,"speakerId":2},{"text":"ฯเจาะลึกมากเนี่ย","language":"th","start":967,"end":970.14,"speakerId":2},{"text":"แต่ก่อนที่มีกี่มีคือหมายถึงมีแค่ หนึ่ง ซะก่อนเลย","language":"th","start":970.4599999999999,"end":976.1099999999999,"speakerId":2},{"text":"ทำหน้าที่","language":"th","start":970.9399999999999,"end":971.5899999999999,"speakerId":9},{"text":"ส 6 รณ์ทั่วประเทศไทยเนี่ยส 6 รณ์และสหกรณ์ที่รัฐบาลสนับสนุนเนี่ยโคเปอร์ชิพมีอยู่ประมาณเกือบร้อย 3","language":"th","start":976.79,"end":983.9599999999999,"speakerId":2},{"text":"เกือบร้อยที่ฟังก์ชั่นประมาณ 80 อีก 10 เเปดติดลบอีกนะครับแล้วก็มีกลุ่ม หนึ่ง ก็คือ ศูนย์ รวบรวมน้ำนมดิบเอกชนพูดง่ายๆไม่สิ้นส 6 รณ์ที่ทำโดยภาครัฐจะเป็นเอกชนที่มองเห็นธุรกิจนี้มีกำไรก็เลยรวม ศูนย์ ขึ้นมาให้เกษตรกรส่งนมแล้วก็ทำหน้าที่แบบ","language":"th","start":985,"end":1002.94,"speakerId":2},{"text":"ไม่ชอบ","language":"th","start":992.9399999999999,"end":993.6899999999999,"speakerId":5},{"text":"โป๊ะแตกต่างจากอันนี้ตัดสินใจเป็นธุรกิจคนเดียวแต่นี่ต้องการมติของอากาศ","language":"th","start":1002.99,"end":1007.85,"speakerId":2},{"text":"แต่ทั้ง สอง เนี่ยมุ่งเน้นไปที่การปล่อยเงินกู้","language":"th","start":1009.05,"end":1011.41,"speakerId":2},{"text":"หุ้น","language":"th","start":1011.7099999999999,"end":1011.9599999999999,"speakerId":3},{"text":"เกษตรกรก็อยากได้คู่เกษตรกรก็อยาก","language":"th","start":1013.4399999999999,"end":1015.2499999999999,"speakerId":2},{"text":"ได้ขู่ผม","language":"th","start":1015.26,"end":1015.92,"speakerId":2},{"text":"แต่ถ้ามองในแง่สูง","language":"th","start":1018.0699999999999,"end":1019.6999999999999,"speakerId":5},{"text":"แผนธุรกิจสำหรับประเภทคือต้องเข้าไปที่สำหรับก่อนสภาพัฒน์เปิดไม่ได้เข้าไปที่เกษตรกรไฟฟ้าเงินทำหมายถึงพวกอุปกรณ์หรือว่าพวกต่างๆเราใช้ส 6 รณ์ช่องทางประชาสัมพันธ์แต่สุดท้ายก็ต้องใช้","language":"th","start":1020.17,"end":1035.1599999999999,"speakerId":2},{"text":"ที่นอนก็ทำ","language":"th","start":1029.45,"end":1030.71,"speakerId":1},{"text":"ความ 3 ารถในการสื่อสารกับเกษตรกร","language":"th","start":1035.99,"end":1037.86,"speakerId":2},{"text":"คือต้องขึ้น","language":"th","start":1037.2,"end":1038.21,"speakerId":10},{"text":"เพราะว่าเกษตรกร","language":"th","start":1039.49,"end":1041.01,"speakerId":2},{"text":"มันเป็นเขาเป็นรายย่อยเนาะบางทีเนี่ยเขาเป็นเด็กเล็กปุ๊บเนี่ยเราอาจจะมีเทคโนโลยีสูงแต่ว่าต้นทุนมันสูงมากเพราะมองดูแล้วเนี่ยเขาไม่ 3 ารถซื้อได้ก็ขึ้นอยู่ส 6 รณ์ประโยชน์ไหมถ้าส 6 รณ์ประโยชน์ปุ๊บส 6 รณ์ก็จะบอกว่ามีโครงการดอกเบี้ยต่ำเป็นผัวก็เอาตรงนี้เข้าไปแล้วก็ส 6 รณ์เอาเงินมาให้ก่อนก็คือสมาชิกเอาของมาใช้สมาชิกการที่จ่ายเงินบริษัทโดยตรงเราก็ไปจ่ายส 6 รณ์","language":"th","start":1041.8999999999999,"end":1067.1599999999999,"speakerId":2},{"text":"ตะก่อนก็จ่ายเงินโดยตรงกับเราเพราะมันเป็นเรื่องของเอ่อก็จะการบริหารจัดการศึกษา","language":"th","start":1067.8,"end":1072.87,"speakerId":2},{"text":"ถ้าพูดถึงต้นทุนตรีสงสัยว่า","language":"th","start":1074.1599999999999,"end":1076.2499999999998,"speakerId":2},{"text":"ก็ควรจะคาดการณ์ได้ว่าทาลงไปที่ตัวเกษตรกรยังมีควรจะน่าจะมีต้นทุนที่เกินโทร","language":"th","start":1077.62,"end":1085.4799999999998,"speakerId":2},{"text":"หน่อย","language":"th","start":1082.07,"end":1082.49,"speakerId":8},{"text":"ที่เขาจะยอมรับแล้วก็อีกตอน หนึ่ง รายวัว หนึ่ง ตัวแล้วกันวัว หนึ่ง ตัว หนึ่ง วันได้ประมาณ 14L 14L ตอนนี้นมประมาณ 20 บาท 10 วัตต์ 20 กิโลไล่เฉด","language":"th","start":1086.6599999999999,"end":1099.55,"speakerId":2},{"text":"อ่า","language":"th","start":1087.36,"end":1088.07,"speakerId":3},{"text":"พี่โด้หลังเป็นชีวิตมรดกไปเลย","language":"th","start":1097.87,"end":1100.6499999999999,"speakerId":11},{"text":"นึงบอกประมาณ 10","language":"th","start":1099.56,"end":1100.54,"speakerId":2},{"text":"20 บาท 20 บาทต้นทุนออกประมาณสัก 18 บาท","language":"th","start":1100.9099999999999,"end":1105.2399999999998,"speakerId":2},{"text":"แบบนี้เท่านั้น","language":"th","start":1101.3,"end":1102.3899999999999,"speakerId":8},{"text":"ก็ 18 บาทเรียกให้แม็กซิมรัฐธรรมนูญเพราะว่าบางคนน้อยกว่านั้นบางคนมากกว่านั้นแต่ไม่บอกหน่อยก็ไม่ยอม","language":"th","start":1106.7,"end":1111.78,"speakerId":2},{"text":"สมบัติ","language":"th","start":1108.27,"end":1108.78,"speakerId":8},{"text":"โหอยากให้รู้สึกว่าเขาขาดทุน","language":"th","start":1112.46,"end":1114.47,"speakerId":2},{"text":"คือวิชหน้าก็ 18 บาทก็ประมาณ","language":"th","start":1115.82,"end":1118.84,"speakerId":2},{"text":"นี้แหละแต่จริงๆหน่อยไหมฮะ","language":"th","start":1118.85,"end":1120.4099999999999,"speakerId":2},{"text":"น้อยกว่าก็ต้นทุนอยู่ประมาณ 70% บางคนทำได้ถึง 50 สมัยก่อน","language":"th","start":1123.1,"end":1128.04,"speakerId":2},{"text":"เขาบอกว่าวัวครึ่งคนครึ่ง","language":"th","start":1128.75,"end":1130.5,"speakerId":2},{"text":"20 บาทก็","language":"th","start":1131.24,"end":1132.02,"speakerId":2},{"text":"คนเอาไป 10 บาท","language":"th","start":1132.85,"end":1134.1,"speakerId":2},{"text":"ออกตอนนี้เพราะฉะนั้นวัว หนึ่ง ตัวเนี้ย","language":"th","start":1134.85,"end":1137.85,"speakerId":2},{"text":"มี 10 กิโลก็ได้ไปแล้วร้อยบาท","language":"th","start":1138.56,"end":1141.71,"speakerId":2},{"text":"ใช่ไหม","language":"th","start":1143.52,"end":1143.81,"speakerId":7},{"text":"แล้วก็คูณด้วยจำนวน 8 พตวัน","language":"th","start":1144.5,"end":1147.67,"speakerId":2},{"text":"20 ตัวก็","language":"th","start":1148.33,"end":1149.22,"speakerId":2},{"text":"2,000 แลกคู","language":"th","start":1150.52,"end":1152.23,"speakerId":2},{"text":"มันก็เลยเป็นธุรกิจที่มั่นคงแต่เดี๋ยวนี้ไปพูดแบบนี้เขาก็จะบอกว่ามีเขาอยากเรียกร้องการสังหารพักหลังเห็นแล้วบอกว่า 1L ได้แค่สุขภาพ","language":"th","start":1152.6399999999999,"end":1161.6899999999998,"speakerId":2},{"text":"20 ตัวก็ได้แค่ 40 บาท","language":"th","start":1162.57,"end":1164.4399999999998,"speakerId":2},{"text":"แล้วก็","language":"th","start":1165.57,"end":1166.36,"speakerId":3},{"text":"เห็ดช่วงแขนมันแพงเนาะคิด","language":"th","start":1168.58,"end":1171.4099999999999,"speakerId":9},{"text":"ใช่ๆ","language":"th","start":1170.1699999999998,"end":1172.07,"speakerId":10},{"text":"แล้วเขาก็บอกเด็กเสิร์ฟที่มีวิคเตอร์เป็นเส้นตรงเนี่ย","language":"th","start":1173.08,"end":1177.28,"speakerId":2},{"text":"คือในอุดมคติก็คืออยากให้มันเปลี่ยนฟีลแบบเป็นยังไงแต่ถ้ามองในแง่ของสมมุติหรือไม่แต่ฉันมันไปอยู่ที่เงินที่เกษตรกรได้","language":"th","start":1178.2,"end":1186.97,"speakerId":2},{"text":"คือคือแบบไหนที่","language":"th","start":1187.59,"end":1189.56,"speakerId":2},{"text":"ที่ที่เขาจะมีรายได้ปรับใช้","language":"th","start":1190.1699999999998,"end":1193.2199999999998,"speakerId":2},{"text":"เอิบที่พลิกสูงๆลากยาวๆ","language":"th","start":1193.6499999999999,"end":1195.9899999999998,"speakerId":2},{"text":"พีคสุดๆแล้วเดือ","language":"th","start":1196.6599999999999,"end":1197.9999999999998,"speakerId":1},{"text":"คลิปเนี่ยคลิปคลิปที่เขาจะได้คือสีแดงคือเงินที่จะได้คืนพื้นที่ใต้กราฟ","language":"th","start":1196.6699999999998,"end":1203.2699999999998,"speakerId":2},{"text":"ทำไงได้พื้นที่ใกล้กราฟเนี่ยไหนๆเท่าไหร่นะ 300 วันเนี่ยมันมากที่สุด","language":"th","start":1203.97,"end":1208.46,"speakerId":2},{"text":"ครับ","language":"th","start":1205.3,"end":1206.87,"speakerId":3},{"text":"ขึ้น","language":"th","start":1208.47,"end":1208.9,"speakerId":3},{"text":"แต่พื้นที่ใต้กราฟตรงนี้มันเกิดปริมาณนมอันนี้","language":"th","start":1208.47,"end":1210.8,"speakerId":2},{"text":"ศูนย์ ให้นม","language":"th","start":1210.35,"end":1211.8,"speakerId":2},{"text":"ก็ได้แต่ว่าคุณตกซึ่งไอซ์มูลค่าน้ำนมเนี่ยมันก็จะขึ้นอยู่กับว่าณขณะนั้นในตลาดในฟิคฟิกม่าราคาน้ำนมดิบเนี่ยมันยังไม่อิสระ","language":"th","start":1212.01,"end":1224.04,"speakerId":2},{"text":"เอ่อ","language":"th","start":1214.79,"end":1215.69,"speakerId":3},{"text":"ไมเออร์","language":"th","start":1218.45,"end":1220.3,"speakerId":2},{"text":"มันถูกกำหนดโดยนิวบอก","language":"th","start":1224.83,"end":1226.1699999999998,"speakerId":2},{"text":"เพราะฉะนั้น","language":"th","start":1226.86,"end":1227.6399999999999,"speakerId":7},{"text":"ฟิคเท่ากันทั้งประเทศนี้อาจแตกต่างกันนิดหน่อยถึงที่นโยบายของส 6 รณ์จะหักอะไรไว้ไม่มีนั้น","language":"th","start":1227.84,"end":1234.58,"speakerId":2},{"text":"ครับเพราะฉะนั้นสิ่งที่เขาควรทำคือทำพื้นที่ใต้กราฟมันจะเยอะสุดแต่เขาจะทำได้ไงในเมื่อเขาไม่รู้ว่ากราฟเป็นยังไง","language":"th","start":1235.49,"end":1242.13,"speakerId":2},{"text":"เขาไม่รู้เลยไอ้ที่เราพูดนี่คือสิ่งที่ควรจะเป็นแต่ว่าสิ่งที่เป็นจริงคือเขาไม่รู้หรอก","language":"th","start":1244.11,"end":1249.85,"speakerId":2},{"text":"สอง คันครับ","language":"th","start":1251.76,"end":1252.53,"speakerId":8},{"text":"เอ้าสบายตะกี้ถามอะไร","language":"th","start":1256.61,"end":1259.1599999999999,"speakerId":2},{"text":"นะครับ","language":"th","start":1257.3899999999999,"end":1258.08,"speakerId":11},{"text":"เนี่ย","language":"th","start":1259.07,"end":1260.83,"speakerId":3},{"text":"สัมมนาแล้ว","language":"th","start":1260.53,"end":1261.24,"speakerId":2},{"text":"ผมจะเล่านี้อีกทีปกติเวลารีดนมก็คือเขาจะเตรียมมันจะมีขออยู่ สอง ส่วนเนาะ","language":"th","start":1262.69,"end":1268.3300000000002,"speakerId":2},{"text":"ขอกรีดมงกร","language":"th","start":1267.54,"end":1270.28,"speakerId":2},{"text":"ของจริงหรือขอบทั่วไปอ่ะอ่าก่อนรีดนมเขาจะเตรียมข้อกลิ่นนมเพราะขอบเนี่ยต้อง","language":"th","start":1270.97,"end":1276.39,"speakerId":2},{"text":"3","language":"th","start":1276.3999999999999,"end":1276.8899999999999,"speakerId":2},{"text":"แล้วก็เขาเตรียมตัวเตรียมเข้าคอกบินออกทุกประเช้าทุกบ่าววัวพวกนี้พอถูกเตรียมเสร็จปุ๊บเนี่ยกระบวนการเตรียมก็คือทำความสะอาด","language":"th","start":1277.47,"end":1287.16,"speakerId":2},{"text":"มาแล้วแล้วก็ให้วัวตื่นตัวที่จะเข้าคอกรีบเข้าคอก","language":"th","start":1287.32,"end":1291.97,"speakerId":2},{"text":"นี้","language":"th","start":1291.98,"end":1292.09,"speakerId":2},{"text":"ปุ๊บเขาก็จะรีบมา","language":"th","start":1292.1,"end":1293.56,"speakerId":2},{"text":"คอนเซ็ปต์ก็คือพ่อต้องรีบให้เสร็จเร็วที่สุดเพราะว่าการปล่อยน้ำนมการปล่อยน้ำนม","language":"th","start":1294.27,"end":1301.1,"speakerId":2},{"text":"5 ถึง 70 ที่จะถูกอ่ะเตรียมกูยะเค้าเรียกว่ามิวเลทดาวเนอะ","language":"th","start":1301.19,"end":1306.5800000000002,"speakerId":2},{"text":"พบฮอร์โมนออกซิ 70 ถ้าเราสัมผัสเต่าหรือสัมผัสหัวนมปุ๊บเนี่ยมันจะส่งกระแสประสาทไปแล้วก็ทำให้ฮอร์โมนกล้ามเนื้อตรงบริเวณเต้านมจะบีบรัดน้ำนมก็จะ","language":"th","start":1306.7,"end":1318.3600000000001,"speakerId":2},{"text":"โมล","language":"th","start":1307.48,"end":1308.82,"speakerId":10},{"text":"แขนขาด","language":"th","start":1312.22,"end":1312.82,"speakerId":8},{"text":"อะไร","language":"th","start":1318.5,"end":1318.75,"speakerId":8},{"text":"สูญเสียเงินดังนั้นแล้วอีกอย่าง หนึ่ง ว่าจะเครียดเพราะฉะนั้นเมื่อใดที่เตรียมโพธิ์เสร็จปุ๊บเขารีบทำรีบไป หนึ่ง ที่สุด","language":"th","start":1319.35,"end":1327.31,"speakerId":2},{"text":"รีบเร็วที่สุดปุ๊บเขาก็ต้องปล่อยโคนมให้ไปยืนไปทำนู่นทำนี่ยังต้องนอนอีกประมาณ 30 นาที","language":"th","start":1328.6499999999999,"end":1334.6799999999998,"speakerId":2},{"text":"เพราะว่าลูนมเวลาถูกถูกบังคับให้ให้ปล่อยน้ำนมมากกล้ามเนื้อมันจะคลายตัว","language":"th","start":1335.6399999999999,"end":1341.61,"speakerId":2},{"text":"แล้วมันจะบีบรัดตัวติดกับอีกทีเนี่ยใช้เวลาสมบูรณ์ประมาณ","language":"th","start":1342.33,"end":1346.36,"speakerId":2},{"text":"60 ปี","language":"th","start":1346.48,"end":1347.1200000000001,"speakerId":6},{"text":"คือ","language":"th","start":1346.87,"end":1348.1399999999999,"speakerId":3},{"text":"นั้นสิ่งที่ป้องกันนมอักเสบหรือการติดเชื้อจากภายนอกเข้าสู่ข้างในก็คือให้วัวยืนอย่าเพิ่งไปนอนเพราะต้องไปนอนปุ๊บหัวนมอันสัมผัสใช้ก็แล้วแต่ให้มันกินฟางกินอาหารผลหรือไปเดินเล่นหรือจะ","language":"th","start":1347.51,"end":1362.14,"speakerId":2},{"text":"เรื่องต์","language":"th","start":1361.27,"end":1367.27,"speakerId":3},{"text":"ปล่อยสปอร์ตส์","language":"th","start":1362.1499999999999,"end":1363.6,"speakerId":2},{"text":"อันนี้คือเหตุผล หนึ่ง ที่เวลาเขาจัดการรีดนมเสร็จปุ๊บเขาจึงไม่มีเวลามาเซียกับการชัง","language":"th","start":1364.09,"end":1370.1,"speakerId":2},{"text":"ม็อบเพราะฉะนั้นถ้าเกิดว่าเราได้เครื่องช่างอุปกรณ์ช่าง","language":"th","start":1371.31,"end":1374.54,"speakerId":2},{"text":"ที่ 3 ารถช่วยเขาสบายมากขึ้นเร็วขึ้นมันก็จะทำให้เค้ารู้ไอ้ตัวไอ้ตัวผลผลิตโหมดอีกและ","language":"th","start":1375.85,"end":1383.12,"speakerId":2},{"text":"8 ดี","language":"th","start":1380.4099999999999,"end":1381.9499999999998,"speakerId":3},{"text":"เที่ยวบิน","language":"th","start":1385.01,"end":1385.6,"speakerId":10},{"text":"แล้วก็ 3 ารถบริหารจัดการวัวเป็นรายตัวเป็นไรฟะ","language":"th","start":1386.35,"end":1389.76,"speakerId":2},{"text":"มันก็ขึ้นอยู่กับว่าไอ้ตัวที่เราดีไซน์","language":"th","start":1392.12,"end":1394.27,"speakerId":2},{"text":"มันจะไปไปก็แบบไป","language":"th","start":1395.11,"end":1397.62,"speakerId":2},{"text":"ไปทำให้เค้ารู้สึก","language":"th","start":1398.34,"end":1399.1899999999998,"speakerId":2},{"text":"ยุ่งยากลำบากหรือเปล่า","language":"th","start":1400,"end":1401.26,"speakerId":2},{"text":"ผมส่งภาพให้อาจารย์แพทย์ฮะถ้างั้นอ่ะอันนั้นคือระบบที่ยุโรปเขาใช้ 23 10 ปีแล้วก่อนที่จะใช้ไอโปรมิลค์กิ้งโรบอทก็คือเขาใช้แผนนมที่มีสเกล","language":"th","start":1402.21,"end":1414.3600000000001,"speakerId":2},{"text":"พอรีดนมใหญ่คาดปุ๊บเอวสนุกตรงนี้ไว้เงินเก็บไปแล้วกันไปมาลืม","language":"th","start":1415.3999999999999,"end":1424.9999999999998,"speakerId":2},{"text":"เนี่ยต์","language":"th","start":1415.99,"end":1422.2,"speakerId":3},{"text":"เคครับ","language":"th","start":1423.35,"end":1424.24,"speakerId":4},{"text":"นี้จะมี","language":"th","start":1426.1,"end":1426.7099999999998,"speakerId":5},{"text":"เกี่ยวแต่ว่าเราถ้าเราชาตินี้เลยก็เล่นอีกเพราะเว็บน้ำนมปริมาณเฟดแต่ละตัวไม่เท่ากันจะไม่เท่า","language":"th","start":1426.85,"end":1434.6,"speakerId":5},{"text":"เป็นพรรคเฟซไส้ข้างในง่ายกว่าสำเร็จ","language":"th","start":1427.87,"end":1432.1499999999999,"speakerId":2},{"text":"ยาวงั้นเราอย่าเพิ่งไปพูดถึงแฟนคอลเลคชั่นนิ้วเราพูดถึงปริมาณก่อนเพราะประเทศไทยให้","language":"th","start":1434.1,"end":1439.9599999999998,"speakerId":2},{"text":"ให้ราคาจากปริมาณเป็นหลัก","language":"th","start":1440.57,"end":1442.48,"speakerId":2},{"text":"ออก","language":"th","start":1442.71,"end":1443.13,"speakerId":2},{"text":"มีกำหนดคุณภาพก็คือบวกบวกนั่นเองเนาะหนีคดีมาเนี่ยถ้าทำปริมาณได้ไอ้ตัวนั่นตามมาแต่ตอนนี้ปริมาณไม่ได้ถึงมีตัว","language":"th","start":1443.46,"end":1452.33,"speakerId":2},{"text":"นั้นซึ่งยาก","language":"th","start":1452.34,"end":1453.4599999999998,"speakerId":2},{"text":"ครับสวัสดี","language":"th","start":1454.61,"end":1457.55,"speakerId":3},{"text":"ปริมาณเนี่ยเข้าวัดมีอยู่ สอง รูปแบบคือช่างน้ำหนัก","language":"th","start":1454.85,"end":1458.1999999999998,"speakerId":2},{"text":"กับวัดปริมาตร","language":"th","start":1459.1299999999999,"end":1459.9199999999998,"speakerId":2},{"text":"ครับ","language":"th","start":1459.8,"end":1460.76,"speakerId":3},{"text":"ในยุโรปเนี่ยมีทั้ง สอง รูปแบบก็คือชั่งน้ำหนักแล้วก็ส่ง","language":"th","start":1461.95,"end":1465.07,"speakerId":2},{"text":"อ่า","language":"th","start":1462.1499999999999,"end":1463.1,"speakerId":3},{"text":"ไอ้ตัวนี้เจ้าเซ็นเซอร์เนี่ย","language":"th","start":1465.9199999999998,"end":1467.81,"speakerId":2},{"text":"ไปเก็บข้อมูลจากที่อื่นนิเวศชิงปิดเบรกเกอร์กับอีกอัน หนึ่ง ก็คือวัด","language":"th","start":1468.74,"end":1473.78,"speakerId":2},{"text":"ทอท","language":"th","start":1475.01,"end":1475.5,"speakerId":0},{"text":"ต์อ่ะทอท","language":"th","start":1475.6599999999999,"end":1481.3,"speakerId":3},{"text":"เวลารถดูดนมมาจากกลัวเสียตัวปุ๊บเนี่ยผิวมันจะต้องถูกส่งตามท่อไปที่","language":"th","start":1476.11,"end":1482.07,"speakerId":2},{"text":"รวม","language":"th","start":1482.1599999999999,"end":1483.07,"speakerId":10},{"text":"เข้าวัดคำนวณจากปริมาณที่โปรไหลผ่านโปรเจค","language":"th","start":1483.1799999999998,"end":1487.1799999999998,"speakerId":2},{"text":"อันนั้นก็","language":"th","start":1488.01,"end":1488.86,"speakerId":2},{"text":"ก็เป็นที่เทคโนโลยีผมเราไม่รู้ว่าไหมไม่มีใครเห็นแล้วบางทีเนี่ยมันเข้าไปเต็มท่อ","language":"th","start":1489.6899999999998,"end":1496.1599999999999,"speakerId":2},{"text":"มีหลงเข้าไปด้วย","language":"th","start":1496.79,"end":1497.77,"speakerId":2},{"text":"ของคนไทยเราก็เลยใช้วิธีการ","language":"th","start":1498.4199999999998,"end":1499.9599999999998,"speakerId":2},{"text":"ระวัง","language":"th","start":1500.1,"end":1500.37,"speakerId":10},{"text":"ก็คือเด็กที่เด็กนั่นคือปีกระบอกตวงไปติดอุปกรณ์เพิ่มเพื่อให้นิ้วโผล่แบบผ้าส่วน หนึ่ง แล้วก็วัด","language":"th","start":1501.51,"end":1507.15,"speakerId":2},{"text":"กับอีกส่วนนึงก็คือ","language":"th","start":1507.84,"end":1508.8899999999999,"speakerId":2},{"text":"ช่างในถังนมไม่ใช่หมายถึงนมทั้งแล้วอ่านธาตุ","language":"th","start":1509.74,"end":1512.96,"speakerId":2},{"text":"ทีนี้ถ้าเกิดว่าเรา 3 ารถเวทได้คือตอนนั้นคุยกับกับวิศวกรคอมพิวเตอร์นี้และเราก็พยายามที่จะดีไซน์ใหม่ตัวเครื่องช่างเนอะก็คือเอาคานไปวางแล้วก็แท้แล้วหรือ","language":"th","start":1514.37,"end":1529.56,"speakerId":2},{"text":"สงสัยทั้งน้ำหนักยังคงที่หรอแล้วก็เททรายเสร็จแล้วก็มาแถประเด็นสำคัญคือพื้นรีดนมฟื้นคอมันใหม่ๆเสมอ","language":"th","start":1529.6899999999998,"end":1539.0399999999997,"speakerId":2},{"text":"มันมีความชัน","language":"th","start":1539.76,"end":1540.84,"speakerId":2},{"text":"มันก็จะมีปัญหา","language":"th","start":1542.1499999999999,"end":1543.11,"speakerId":2},{"text":"ถูกไหมแล้วก็ขึ้นพื้นคอกส่วนใหญ่จะชื่น","language":"th","start":1543.78,"end":1547.55,"speakerId":2},{"text":"แล้วบางทีเนี่ยวัวก็อาจจะแตก","language":"th","start":1547.62,"end":1550.01,"speakerId":2},{"text":"หรือไม่ก็ถ่ายแล้วกระเด็นใส่","language":"th","start":1550.9399999999998,"end":1552.62,"speakerId":2},{"text":"งั้นอันนี้พวกเนี้ยมันก็เลยเป็นอุปสรรคไหมเพราะถ้า","language":"th","start":1553.47,"end":1557.47,"speakerId":2},{"text":"งานของที่เล่าให้ฟังเนี้ยรู้สึกจะมีที่มาสารคามเขาก็อยากจะทำเหมือนกันใช้เป็นคล้ายกับเคยเครื่องชั่งข่าวสารฮะที่เป็นที่เป็นสัตว์","language":"th","start":1558.1,"end":1568.73,"speakerId":2},{"text":"แสตนแล้วก็มีตัวบ้าแล้วมีตัวแปลงดิจิตอลเออนั่นแหละฟอร์มดีไซน์แต่งกันทำเอาวิววางไว้แล้วดูแล้วมันเหมือนไม่ได้ทำอะไรแค่เอาเครื่องช่างมาแล้วเอาใส่คุณจะ","language":"th","start":1569.85,"end":1580.81,"speakerId":2},{"text":"ค์แอนดรูว์","language":"th","start":1576.55,"end":1582.6699999999998,"speakerId":3},{"text":"แล้วนะคะอุปกรณ์ที่มันฟิ้ว","language":"th","start":1582.99,"end":1584.71,"speakerId":9},{"text":"นั่นแหละอันนี้ก็เลยกลายเป็นโจทย์ท้าทายลมเนี่ยมาอธิบดีใส่แบบแต่ว่าจะบอกว่าท่าช้างรัฐธรรมนูญได้หลายตัว","language":"th","start":1583.84,"end":1591.3,"speakerId":2},{"text":"ณวัดใด","language":"th","start":1586.99,"end":1593.27,"speakerId":3},{"text":"หลายๆอย่างตามมา","language":"th","start":1592.52,"end":1593.48,"speakerId":2},{"text":"ที่บอกก็คือ","language":"th","start":1594.6999999999998,"end":1595.4499999999998,"speakerId":2},{"text":"มาบริหารจัดการการผสมพันธุ์ได้บริหารจัดการธุรกิจได้รู้ปริมาณวัวแต่ละตัวได้แล้วถ้าเกิดว่าแพทเทิร์นเนี่ยมันผิดจากเนี่ยมันบ่งชี้สุขภาพของวัวได้","language":"th","start":1595.52,"end":1606.08,"speakerId":2},{"text":"ตัวไหนเป็นอะไรเราจะได้ไม่มีปัญหาอะไรเป็นความ 3 ารถมาแล้วก็สุดท้ายคือ 3 ารถเอาไปใช้ในเรื่องการคัดเลือก","language":"th","start":1606.9199999999998,"end":1614.2099999999998,"speakerId":2},{"text":"เพื่อการปรับปรุงพันธุ์ภายในฟาร์ม","language":"th","start":1614.97,"end":1616.5,"speakerId":2},{"text":"มาจากคัดเลือกโลกที่มันให้นมดีบอกเอาน่า","language":"th","start":1617.6,"end":1620.28,"speakerId":2},{"text":"เมียพี่สูงๆแล้วก็","language":"th","start":1621.32,"end":1623.6499999999999,"speakerId":4},{"text":"อืม","language":"th","start":1623.24,"end":1624.11,"speakerId":7},{"text":"ยืนตรงหน้านี้แล้วเหมือนกัน","language":"th","start":1623.6899999999998,"end":1625.4899999999998,"speakerId":3},{"text":"ช่วงนี้มันจะเหมือนกับสวยเลยหรือประตูใช้งานแบบเต็ม","language":"th","start":1626.36,"end":1629.77,"speakerId":2},{"text":"ลูกรูปลูก","language":"th","start":1630.6399999999999,"end":1631.9599999999998,"speakerId":0},{"text":"พ่อลูกมัน","language":"th","start":1630.83,"end":1631.96,"speakerId":10},{"text":"เนี่ยนะฮะอ่ามีคำถามเพิ่มเติมครับเดี๋ยวจะลองถาม","language":"th","start":1632.11,"end":1637.32,"speakerId":2},{"text":"อันนี้คือรูปแบบน้องที่อธิบายวัฏจักรของการเลี้ยงคน","language":"th","start":1637.99,"end":1642.08,"speakerId":2},{"text":"สบายของคุณ","language":"th","start":1638.04,"end":1641.85,"speakerId":3},{"text":"แล้ว","language":"th","start":1643.77,"end":1644.19,"speakerId":10},{"text":"ตัวเมีย","language":"th","start":1644.74,"end":1645.25,"speakerId":10},{"text":"เวลาเขาระบุตัวมึงวันนี้เขา","language":"th","start":1647.1399999999999,"end":1649.35,"speakerId":5},{"text":"เอาทั้งหมด","language":"th","start":1647.1599999999999,"end":1647.82,"speakerId":2},{"text":"เจาะหูหรือว่า","language":"th","start":1648.4499999999998,"end":1650.9999999999998,"speakerId":5},{"text":"ปัจจุบันเนี้ยเขาใช้เอียดแท็กก็คือติดเบอร์หู","language":"th","start":1651.62,"end":1655.1599999999999,"speakerId":2},{"text":"โอ้โห","language":"th","start":1654.11,"end":1655.1599999999999,"speakerId":10},{"text":"ตื่น","language":"th","start":1656.1299999999999,"end":1656.8799999999999,"speakerId":5},{"text":"ก็มีหลายรูปแบบสมัยก่อนก็คือตีเบอร์เย็นก็คือใช้ความเย็นในการทำไร่ใช้ความเย็นในการทำลายเซลล์เม็ดสีของผลิตผลสีขาวมาใช้หัวเข่าดำดีแต่วัวสีขาว","language":"th","start":1656.31,"end":1668.95,"speakerId":2},{"text":"และปลูกเจล","language":"th","start":1660.1699999999998,"end":1661.3899999999999,"speakerId":5},{"text":"รถตู้รับท่าน","language":"th","start":1666.6299999999999,"end":1667.4999999999998,"speakerId":8},{"text":"แล้ว","language":"th","start":1668.84,"end":1669.97,"speakerId":2},{"text":"ส่วนตัวแค่ปรึกษาเบอร์หู","language":"th","start":1670,"end":1671.66,"speakerId":2},{"text":"เป็นตัวเลขซักมือข้างไหนก็ดูยากตัวที่ 8 ปีคที่สุดก็คือติดเบิ้ลยูแต่ติดเบอร์หูส่วนใหญ่ใช้แอพ","language":"th","start":1673.24,"end":1679.96,"speakerId":2},{"text":"นี่อาจเป็น","language":"th","start":1674.98,"end":1675.59,"speakerId":8},{"text":"เนื้อโคนมที่มีสุขภาพดีต้องทำพม่าตัวไอ้ฟอร์ชจิดานันทนัชอาพระราชอันนั้นอ่ะใครมาแบบที่ 19","language":"th","start":1680.1,"end":1691.31,"speakerId":2},{"text":"พอเนี่ย","language":"th","start":1684.73,"end":1686.6200000000001,"speakerId":3},{"text":"อ๋อเค้าหน้า","language":"th","start":1687.36,"end":1688.9099999999999,"speakerId":8},{"text":"ระดับประเทศ","language":"th","start":1691.1999999999998,"end":1691.9399999999998,"speakerId":3},{"text":"มีใครมานานแล้วแต่ว่าไม่ใช่ราคาถูกกว่าที่จีนอาจารย์ผาสุกพลาสติกตัวนี้คือตัวเซ็นเซอร์ข้อมูลเกย์กับตัวซัดเต็มอื่นๆเช่นวัวเดินเข้าไปที่ฟอกแล้วอาหารปล่อยลงมาแล้ววัดเลยว่าวัวตัวเนี่ยกินอาหารเท่าไหร่ปล่อยให้มันกิน","language":"th","start":1692.31,"end":1706.87,"speakerId":2},{"text":"อ่า","language":"th","start":1693.37,"end":1694.06,"speakerId":3},{"text":"ก็คือ","language":"th","start":1696.23,"end":1696.6100000000001,"speakerId":7},{"text":"เท่าไหร่","language":"th","start":1706.8799999999999,"end":1707.12,"speakerId":2},{"text":"ครับข้างล่างมีดิจิตอลเวสเทิร์นเนี่ยเราก็จะวัดเลยว่าในตอนที่มันเข้าไปกินน้ำหนักเท่าไหร่กินไปแล้วเท่าไหร่ทุกครั้งทุกครั้งทุกครั้งมันก็จะติดข้อมูลสสส","language":"th","start":1707.6299999999999,"end":1716.76,"speakerId":2},{"text":"แล้วถ้าเกิดว่ามัน 3 ารถบ่งบอกมูฟเม้นบอกโลเคชันได้ไหม","language":"th","start":1717.37,"end":1720.9399999999998,"speakerId":2},{"text":"จะบอกว่าตรง","language":"th","start":1720.9499999999998,"end":1721.5699999999997,"speakerId":2},{"text":"นี้แอคทิวิตี้ของมันบ่งชี้ว่ามันเป็นสัตว์ในเป็นสตรีมันพร้อมพัฒน์พันธุ์ใหม่เพราะว่าวัวที่พร้อมสัมพันธ์มันมักจะเลิศ","language":"th","start":1721.58,"end":1728.1599999999999,"speakerId":2},{"text":"คู่จิ้น","language":"th","start":1721.8999999999999,"end":1722.7499999999998,"speakerId":3},{"text":"ไม่หยุดยิง","language":"th","start":1728.99,"end":1729.94,"speakerId":2},{"text":"แต่ถ้าเกิดว่าวัวตัวนี้มันตีกลัวเงียบๆไม่ค่อยเคลื่อนไหว","language":"th","start":1730.1599999999999,"end":1734.33,"speakerId":2},{"text":"มีปัญหาอะไรหรือเปล่า","language":"th","start":1734.3999999999999,"end":1735.2499999999998,"speakerId":2},{"text":"ผีตัวนี้ตัวเดียวคือคำก็คือพี่ลักษณ์สั้นก็ก็พยายามที่จะวัดพฤติกรรมตัวเองกับแต่พอเร่งแล้วครับแล้วก็ติดอยู่ตัววัดความดันไปครับคนก็ยังไม่ค่อยแม่นเท่าไหร่ครับ","language":"th","start":1736.37,"end":1746.25,"speakerId":2},{"text":"แล้ว","language":"th","start":1736.3899999999999,"end":1736.7299999999998,"speakerId":6},{"text":"แค้น","language":"th","start":1742.1799999999998,"end":1742.6699999999998,"speakerId":3},{"text":"ด่าต์","language":"th","start":1744.37,"end":1746.1699999999998,"speakerId":3},{"text":"มีแต่ก็โทรคน หนึ่ง ทำอยู่","language":"th","start":1748.28,"end":1749.43,"speakerId":2},{"text":"ดีเลยครับคเดี๋ยวผมต้องเอาข้อมูลนี้ไปคุยกับฝรั่งเศสวันเดินหน้า","language":"th","start":1749.74,"end":1753.56,"speakerId":2},{"text":"แหม่","language":"th","start":1753.72,"end":1754.13,"speakerId":6},{"text":"คือจะเป็นเรื่องของพฤติกรรมน่าจะไม่ได้อยู่ในประสบ","language":"th","start":1754.78,"end":1759.1399999999999,"speakerId":2},{"text":"ปลัด","language":"th","start":1759.3,"end":1760,"speakerId":1},{"text":"นั้นแค่ตำแหน่ง","language":"th","start":1759.53,"end":1760.54,"speakerId":2},{"text":"ความจริงมันมีข้อมูลพ่อคนละ","language":"th","start":1762.23,"end":1764.85,"speakerId":2},{"text":"เพราะว่ามันถูกพัฒนามานานแล้วเพียงแต่ว่าใคร 3 ารถที่จะออกดีไซน์มันคือแล้วก็มีศิลปะ","language":"th","start":1766.1499999999999,"end":1772.81,"speakerId":2},{"text":"บุคคลออกเสียง","language":"th","start":1772.09,"end":1773.57,"speakerId":2},{"text":"อ่ะมีคำถามอะไรบ้างที่จะช่วยเหลือให้ได้ที่ให้ช่วยเหลือ","language":"th","start":1775.75,"end":1778.92,"speakerId":2},{"text":"ลองเล่าดีไซน์ที่คิดไว้ว่าที่คิดจะได้ประเมินได้ว่า 3 ารถที่จะใช้งานได้จริงหรือเปล่า","language":"th","start":1779.26,"end":1785.92,"speakerId":2},{"text":"ต้องการข้อมูลอะไรบอกนะว่าเป็นรูปของหมดเลย","language":"th","start":1786.48,"end":1788.6,"speakerId":2},{"text":"เออใช่ที่","language":"th","start":1787.3899999999999,"end":1789.03,"speakerId":0},{"text":"แฟน","language":"th","start":1789.07,"end":1789.82,"speakerId":5},{"text":"พที่เอาไว้สำหรับนี่แหละครับมันประมาณ หนึ่ง","language":"th","start":1789.99,"end":1792.76,"speakerId":5},{"text":"แฟนสั่งของจึงได้สมัครที","language":"th","start":1794.4299999999998,"end":1795.8999999999999,"speakerId":2},{"text":"ไปถึงว่าหน้าตาฟอร์มเจอ","language":"th","start":1796.6799999999998,"end":1798.3999999999999,"speakerId":5},{"text":"ใช่","language":"th","start":1797.7099999999998,"end":1798.5599999999997,"speakerId":0},{"text":"ไม่เคยพอเกรดออกมาก่อนใช่มะ","language":"th","start":1801,"end":1802.55,"speakerId":2},{"text":"เออเห็นในวิดีโอคำตอบไม่ค่อยชัดเท่านั้น","language":"th","start":1803.01,"end":1805.68,"speakerId":5},{"text":"อีพีที่เสนอ","language":"th","start":1805.06,"end":1806.37,"speakerId":2},{"text":"ซ์ใส่สินค้า","language":"th","start":1809.74,"end":1812.57,"speakerId":11},{"text":"ขณะ","language":"th","start":1814.4599999999998,"end":1814.9699999999998,"speakerId":0},{"text":"เข้าสิง","language":"th","start":1815.62,"end":1816.1299999999999,"speakerId":10},{"text":"เอาเด็กเข้าไปชิพพร้อมกันหลายตัว","language":"th","start":1818.82,"end":1821.36,"speakerId":2},{"text":"เธอบอกว่าพ่อแม่นิดเดียวไอทีกันจนเป็น","language":"th","start":1820.5,"end":1823.52,"speakerId":9},{"text":"ที่ยาวมาก","language":"th","start":1823.53,"end":1824.23,"speakerId":9},{"text":"ขึ้นอยู่กับ","language":"th","start":1825.35,"end":1825.98,"speakerId":6},{"text":"เงินยี่เกษตรกรและน่าจะเป็นลางอาหารแห้งที่ว่านั้นเลยเข้ามาเพื่อน 3 ัคคีของมัน","language":"th","start":1826.4399999999998,"end":1833.1599999999999,"speakerId":9},{"text":"ก็เพื่อที่จะให้ผลดีแบบ","language":"th","start":1833.1699999999998,"end":1834.6999999999998,"speakerId":9},{"text":"งงแบบเป้าหมายเพราะว่ามันเสร็จ","language":"th","start":1834.7099999999998,"end":1836.6599999999999,"speakerId":9},{"text":"ใช่ไหม","language":"th","start":1837.33,"end":1837.84},{"text":"ใช่ไหม","language":"th","start":1839.27,"end":1839.54,"speakerId":9},{"text":"อันนี้ขอหน่อย","language":"th","start":1841.1999999999998,"end":1842.12,"speakerId":2},{"text":"ค์ครับ","language":"th","start":1842.9499999999998,"end":1849.2799999999997,"speakerId":3},{"text":"ความจริงเสิร์ชได้เยอะแยะเดี๋ยวเดี๋ยวให้ดูในนี้ก่อนครับขอกรีดใช่ไหม","language":"th","start":1844.55,"end":1848.8799999999999,"speakerId":2},{"text":"อืมเยอะส่ง","language":"th","start":1850.27,"end":1852.02,"speakerId":10},{"text":"อัตโนมัตินะฮะมีความแน่นอน","language":"th","start":1854.12,"end":1856.87,"speakerId":2},{"text":"เป็นชื่อเองน่าใช้","language":"th","start":1854.1999999999998,"end":1855.6299999999999,"speakerId":9},{"text":"อาจารย์นั้นมีไม่ของเราพวกหรีดวันนี้มีจบคนขับ","language":"th","start":1858.1299999999999,"end":1861.32,"speakerId":2},{"text":"ปริมาณไฟในน้ำนมเนี่ยเหวี่ยงนะครับหรือว่าหมู","language":"th","start":1861.9399999999998,"end":1864.7799999999997,"speakerId":5},{"text":"แอร์ 3 จุดแล้วแต่ฟ้า","language":"th","start":1864.1899999999998,"end":1866.4299999999998,"speakerId":2},{"text":"อ่าออ","language":"th","start":1866.25,"end":1868.58,"speakerId":8},{"text":"จะบอกเหวี่ยงไม่เหวี่ยงแล้วแต่ฟัง","language":"th","start":1867.87,"end":1869.5,"speakerId":2},{"text":"เนี่ยเข้าใจ","language":"th","start":1870.1,"end":1873.3799999999999,"speakerId":3},{"text":"เออ หนึ่ง ของไทยนะฮะร์รีเท่านั้นและให้อาจารย์ให้ดู","language":"th","start":1871.4299999999998,"end":1875.58,"speakerId":2},{"text":"กองใครจะเป็น","language":"th","start":1874.83,"end":1876.4199999999998,"speakerId":10},{"text":"แบบไม่ซีเรียสใช้เป็นชายเป็นแบบ","language":"th","start":1876.4299999999998,"end":1880.2399999999998,"speakerId":2},{"text":"สอง รีดหมด","language":"th","start":1880.3,"end":1881.28,"speakerId":2},{"text":"แต่เวลาขายหนุ่มเขาก็จะว่าจากน้ำหนักอย่างเดียวใช่ไหมครับ","language":"th","start":1883.85,"end":1886.51,"speakerId":5},{"text":"ใช่ครับใช่ครับ","language":"th","start":1887.1899999999998,"end":1888.7599999999998,"speakerId":2},{"text":"ทั้งน้ำหนักได้มาปุ๊บมีบวกลบดูตามทอดสดก็คือ","language":"th","start":1889.31,"end":1893.56,"speakerId":2},{"text":"เนื้อนม","language":"th","start":1894.25,"end":1894.68,"speakerId":10},{"text":"ดูการปน","language":"th","start":1895.4399999999998,"end":1896.1899999999998,"speakerId":2},{"text":"เปื้อน","language":"th","start":1896.1999999999998,"end":1896.6699999999998,"speakerId":2},{"text":"แบคทีเรียแล้วก็ดูโซล่าเซลล์โซล่าเซลล์คือเซลล์เม็ดเลือดขาวเทามันออกมาเยอะแสดงว่าตัวเนี่ยอักเสบมีการอักเสบภายใน","language":"th","start":1897.08,"end":1904.11,"speakerId":2},{"text":"แล้วก็ประเทศอะไร","language":"th","start":1907.3799999999999,"end":1908.59,"speakerId":1},{"text":"ต์เคยตรงนี้ก็ดังนี้","language":"th","start":1909.3999999999999,"end":1912.84,"speakerId":7},{"text":"ต์เหมือนกันแหละ","language":"th","start":1913.3799999999999,"end":1917.6799999999998,"speakerId":3},{"text":"เนี่ยเต็มเลย","language":"th","start":1914.25,"end":1915.45,"speakerId":2},{"text":"รายเดือน","language":"th","start":1920.06,"end":1920.69,"speakerId":6},{"text":"เนี่ยขอกรีดขอกรี๊ด","language":"th","start":1921.36,"end":1923.4799999999998,"speakerId":2},{"text":"เสร็จเปล่าไม่เห็น","language":"th","start":1927.04,"end":1928.23,"speakerId":2},{"text":"อืมอันนี้สปอย","language":"th","start":1932.4499999999998,"end":1934.0599999999997,"speakerId":2},{"text":"เนี่ยปกติ","language":"th","start":1935.99,"end":1936.64,"speakerId":2},{"text":"โดยปกติเค้าจะดีไซน์พังแบบนี้หรือว่าเป็นแบบ","language":"th","start":1937.86,"end":1940.6299999999999,"speakerId":5},{"text":"เห้ยมีชายนี่ทำเอ่อตั้งแบบนี้ผมพูดถึง","language":"th","start":1939.61,"end":1945.85,"speakerId":2},{"text":"หมู","language":"th","start":1940.6699999999998,"end":1941.34,"speakerId":3},{"text":"หลังร่วมนม","language":"th","start":1947.28,"end":1947.92,"speakerId":2},{"text":"แล้วทำทีเอามีดแต่ละตัว","language":"th","start":1948.7099999999998,"end":1951.0399999999997,"speakerId":5},{"text":"ซ์เนี่ย","language":"th","start":1949.54,"end":1951.1599999999999,"speakerId":7},{"text":"ก็คือมันจะวิ่งตามท่อมาที่นี่หรือไม่ก็เป็นวิ่งแบบมีตัวบรรจุแล้วก็น้ำนมอุ่นนมทั้งๆเต็มแล้วก็เปลี่ยนถังใหม่","language":"th","start":1952.06,"end":1960.51,"speakerId":2},{"text":"ทั้งนี้กิ๊กส์ซื้อ","language":"th","start":1959.3999999999999,"end":1962.34,"speakerId":2},{"text":"มันมีอยู่แล้วแต่มันจะอยู่ใกล้วัวหรือมันจะแล้วแต่การดีไซน์ใช่ๆเนี่ยบักเก็ตไทย","language":"th","start":1962.51,"end":1970.59,"speakerId":2},{"text":"เด็กก็อยู่","language":"th","start":1968.9699999999998,"end":1969.8099999999997,"speakerId":9},{"text":"เพิ่งกลัวไปอ่ะเนาะฉบับเด็กที่เนี่ยขึ้น","language":"th","start":1969.85,"end":1973.52,"speakerId":9},{"text":"ใช่เขาเรียกว่าบัฟเฟตต์ใต้","language":"th","start":1972.1299999999999,"end":1973.56,"speakerId":2},{"text":"ผมก็อยู่บริเวณนั้นน่ะใช่ไหมคือมันจะไม่ใช่ปี","language":"th","start":1974.05,"end":1977,"speakerId":2},{"text":"ส่งแพทย์สั่ง","language":"th","start":1974.1699999999998,"end":1974.9999999999998,"speakerId":9},{"text":"แบบฟรีๆจะอยู่ที่","language":"th","start":1977.01,"end":1977.9,"speakerId":2},{"text":"เมื่อว่าพ่อ","language":"th","start":1978.6999999999998,"end":1980.6899999999998,"speakerId":3},{"text":"และอันนี้ก็จะเป็น","language":"th","start":1980.33,"end":1981.3899999999999,"speakerId":2},{"text":"แสดงสัญญา","language":"th","start":1980.8799999999999,"end":1981.79,"speakerId":9},{"text":"ที่มันเชื่อมยอมรับโกรธเต่า","language":"th","start":1981.9499999999998,"end":1983.8099999999997,"speakerId":9},{"text":"เงินกับไอ้","language":"th","start":1983.82,"end":1984.33,"speakerId":3},{"text":"ตัวหัวเปรียบทีมพินิจเต่าจริยาผมนะซึ่งเรียน","language":"th","start":1984.34,"end":1988.51,"speakerId":9},{"text":"เล่นๆจะแซงหน้านี่ถ้าเจอ","language":"th","start":1985.77,"end":1987.69,"speakerId":2},{"text":"อันนี้ก็จะเป็น","language":"th","start":1988.4399999999998,"end":1989.5099999999998,"speakerId":2},{"text":"พยาบาลและ","language":"th","start":1988.52,"end":1989.19,"speakerId":9},{"text":"ระบบรีดนมแบบอัตโนมัติเนาะ","language":"th","start":1990.2199999999998,"end":1992.6799999999998,"speakerId":2},{"text":"ฉันไม่มีความมือแล้วก็ขอ","language":"th","start":1990.6599999999999,"end":1995.4899999999998,"speakerId":4},{"text":"สัญญาณแบบตัวควักจากฉันวอน","language":"th","start":1996.23,"end":1998.1200000000001,"speakerId":9},{"text":"เนี่ยมันเนี่ย","language":"th","start":1998.1299999999999,"end":2000.27,"speakerId":3},{"text":"อันนี้คือนมจะไหลตามท่อเนอะแล้วก็วิ่งไปที่คุณวิ่งแข่ง","language":"th","start":1998.3999999999999,"end":2001.7099999999998,"speakerId":2},{"text":"อ๋อนี่คือร่วม","language":"th","start":2001.84,"end":2002.97,"speakerId":5},{"text":"เลย","language":"th","start":2002.98,"end":2003.77,"speakerId":5},{"text":"อันนี้จะเป็นเทคโนโลยีที่ใช้กับความมนักลางขนาดใหญ่คนไทยมีชัยเขาเรียกว่าลิบงเนอะแต่มันก็สื่อไปไหล","language":"th","start":2003.27,"end":2010.36,"speakerId":2},{"text":"สวัสดี","language":"th","start":2008.4299999999998,"end":2010.36,"speakerId":3},{"text":"คือนมดูดจากเต้าวิ่งตามถเข้าไปที่ไปแล้วเป็นมนุษย์","language":"th","start":2010.51,"end":2015.69,"speakerId":2},{"text":"บางร้านต้องคืนต์","language":"th","start":2011.74,"end":2014.83,"speakerId":3},{"text":"แต่ในกรณีที่ผมต้องเป็นวัฏจักรโอโฟนไร","language":"th","start":2016.51,"end":2020.78,"speakerId":5},{"text":"ผิดเพราะเกมฟอร์เร","language":"th","start":2019.26,"end":2021,"speakerId":2},{"text":"ไม่ออ","language":"th","start":2020.79,"end":2023.3,"speakerId":3},{"text":"เฟอเรนซ์หรือไม่ก็เป็นกระบอกกระบอกมาติด","language":"th","start":2021.01,"end":2023.45,"speakerId":2},{"text":"แต่เพื่อดักนม","language":"th","start":2024.5,"end":2026,"speakerId":2},{"text":"ก็มานี่เออใช่เสาวัดว่าเท่าไหร่","language":"th","start":2027.04,"end":2031.95,"speakerId":2},{"text":"การนำของแต่ละตัวมาแล้ว","language":"th","start":2027.83,"end":2029.1,"speakerId":5},{"text":"ปล่อยเค้าไป","language":"th","start":2029.11,"end":2030.34,"speakerId":5},{"text":"เหนียวรวบรวมให้ก็ได้","language":"th","start":2033.03,"end":2036.28,"speakerId":10},{"text":"ต์ระยะห่างระหว่างตัวโอเคเยอะ","language":"th","start":2034.1699999999998,"end":2038.36,"speakerId":5},{"text":"หมายถึงยืนรีดยื่นซองเลยต้องพิมพ์คำว่าเฮอร์ลิงโบนะอ่าเขาเรียกว่าอะไร","language":"th","start":2039.31,"end":2045.8999999999999,"speakerId":2},{"text":"ใช่ครับจีนเยริ","language":"th","start":2041.07,"end":2042.12,"speakerId":5},{"text":"ไม่ใช่เอ่อไม่ใช่","language":"th","start":2046.1699999999998,"end":2047.87,"speakerId":5},{"text":"ระยะระยะห่างของขอเรา","language":"th","start":2047.8799999999999,"end":2050.13,"speakerId":5},{"text":"แบบว่ามีกลัวหมาเลข หนึ่ง มาเลข สอง","language":"th","start":2051.41,"end":2053.7599999999998,"speakerId":5},{"text":"ก็นี่ไงก็ถึงบอกว่าเอ้ยหมายถึงการยืนการยืน สอง หรือไม่เนี่ยให้ดู สอง","language":"th","start":2054.3199999999997,"end":2060.5899999999997,"speakerId":2},{"text":"ใช่ครับ","language":"th","start":2058.31,"end":2059.32,"speakerId":5},{"text":"อ่า","language":"th","start":2061.77,"end":2062.85,"speakerId":3},{"text":"อันนี้คือสภาพที่เขา","language":"th","start":2062.5099999999998,"end":2064.12,"speakerId":2},{"text":"ทำมันจริงๆ","language":"th","start":2064.13,"end":2064.87,"speakerId":10},{"text":"สักเมตรนึงไม่ถึงเมตรนึงประมาณเมตรนึง","language":"th","start":2065.5899999999997,"end":2068.9999999999995,"speakerId":2},{"text":"ฮือ","language":"th","start":2075.29,"end":2076.41,"speakerId":10},{"text":"จึงเน้ไทยเดนมาร์ค","language":"th","start":2077.52,"end":2078.86,"speakerId":2},{"text":"สาวอยู่เนี่ย","language":"th","start":2081.83,"end":2083.2999999999997,"speakerId":2},{"text":"ตอนนั้นเนี่ย","language":"th","start":2086.73,"end":2087.07,"speakerId":2},{"text":"จะมีกันแล้วก็ทั้งนี้ไปอยู่ด้านหน้ามาให้โมโตะข้างหลังอันนี้คือ","language":"th","start":2088.23,"end":2093.27,"speakerId":2},{"text":"สวัสดี","language":"th","start":2089.9,"end":2092.6,"speakerId":3},{"text":"สอง ตัวรวมทั้งเดียว","language":"th","start":2093.31,"end":2094.36,"speakerId":5},{"text":"ครับ","language":"th","start":2094.5,"end":2094.81},{"text":"แต่ว่า","language":"th","start":2095.38,"end":2095.7400000000002,"speakerId":1},{"text":"เออใช่ถ้าดูจากภาพนะใหม่ๆมันแล้วแต่โมดิฟายปกติมันควรจะ หนึ่ง ทั้ง หนึ่ง","language":"th","start":2095.58,"end":2101.69,"speakerId":2},{"text":"ตัว","language":"th","start":2101.7,"end":2102.18,"speakerId":2},{"text":"ซึ่งออก","language":"th","start":2101.71,"end":2103.15,"speakerId":10},{"text":"อสิก่อนบางคนอยากเอาเร็วเพราะว่า สอง ตัวรวมไม่ดีเราไม่แนะนำอืมแต่เขาก็จะเถียงว่า","language":"th","start":2102.87,"end":2109.5099999999998,"speakerId":2},{"text":"นะฮะไม่แรงดูดมันแยกกันแล้วสังเกตไหม","language":"th","start":2110.23,"end":2113.15,"speakerId":2},{"text":"แต่ว่าเวลาดูไปรวมอยู่","language":"th","start":2114.27,"end":2116.03,"speakerId":2},{"text":"ความส่วนใหญ่จะเป็นแบบนี้ทำไม","language":"th","start":2118.7599999999998,"end":2120.3199999999997,"speakerId":5},{"text":"เป็นแบบไม่ได้เป็นแบบ","language":"th","start":2120.33,"end":2122.13,"speakerId":5},{"text":"ไม้ฝาบังฟาร์มเห็ดฟาร์มส่วนใหญ่เนี่ยจะเป็นแบบ หนึ่ง ทั้งเขาเรียกว่า หนึ่ง บักเก็ตตาย หนึ่ง ครั้ง หนึ่ง ตัวบัคเก็ตใส่","language":"th","start":2120.5,"end":2128.75,"speakerId":2},{"text":"เล่นการเมืองต่อ","language":"th","start":2125.37,"end":2126.0299999999997,"speakerId":5},{"text":"ครับ","language":"th","start":2126.73,"end":2127.14},{"text":"ลองมาก็จะเป็นไปไล่ไปไล่ก็คือดูดแล้วก็ส่งตามท่อครับไม่เยอะฟังรายการขนาดใหญ่เนี่ย 4 ไปไล่มันก็ขึ้นอยู่กับว่าเป็นไปโมดิฟายหรือไฟล์","language":"th","start":2129.5899999999997,"end":2139.5799999999995,"speakerId":2},{"text":"ไปไล่ถ้ามีปริมาณเดียวกัน","language":"th","start":2132.83,"end":2134.16,"speakerId":5},{"text":"แบบลิงโบ","language":"th","start":2139.5899999999997,"end":2140.5599999999995,"speakerId":2},{"text":"หรือเป็นแบบโรเตชันแนลโรเตชั่นแน่นอนมีแค่เจ้าเดียวที่ลพบุรีน่ะ","language":"th","start":2140.86,"end":2144.6600000000003,"speakerId":2},{"text":"ปฏิเสธมั้งเสร็จแล้วโควิดทันทีเลยไม่รู้เจ๊งอะ","language":"th","start":2145.2999999999997,"end":2148.2899999999995,"speakerId":2},{"text":"แต่เขาได้งบประมาณจากจากพรรคแล้ว","language":"th","start":2151.39,"end":2154.27,"speakerId":2},{"text":"ยืนยัน","language":"th","start":2155.5899999999997,"end":2156.18},{"text":"อุตสาหกรรมโคนมมันเป็นอะไรที่","language":"th","start":2157.65,"end":2160.26,"speakerId":2},{"text":"ทุก","language":"th","start":2161.35,"end":2161.5,"speakerId":2},{"text":"อย่าง","language":"th","start":2161.5099999999998,"end":2161.9399999999996,"speakerId":2},{"text":"จับมือกับมือ","language":"th","start":2162.86,"end":2163.7200000000003,"speakerId":2},{"text":"เน็ตไม่ดีหรือไม่ดีเนี่ยรูปแบบของครัวลงรีดนมฟินๆเขียนว่าคกรี๊ดเนี่ยมันก็จะเห็นอย่างงี้ก็เป็นลิ้งค์ด่วนใช่ไหมแต่ว่าระดับพื้น","language":"th","start":2166.43,"end":2176.5099999999998,"speakerId":2},{"text":"ผมไปซื้อครับ","language":"th","start":2171.04,"end":2172.85,"speakerId":3},{"text":"ครับเอ่อ","language":"th","start":2175.69,"end":2178.08,"speakerId":3},{"text":"คนทำงานต่ำกว่าพื้นที่วัวเยลอันนี้คือคนทำงานเท่ากัน","language":"th","start":2177.11,"end":2181.7200000000003,"speakerId":2},{"text":"นะฮะ","language":"th","start":2182.5,"end":2185.29,"speakerId":3},{"text":"ทำไมถามมีมีประเด็นได้เนี่ยโรเตเลเตชั่นแนลดูแบบนี้มีที่เดียวที่","language":"th","start":2185.6,"end":2191.11,"speakerId":2},{"text":"ต์ที่ลพบุรีนะฮะ","language":"th","start":2188.38,"end":2196.46,"speakerId":7},{"text":"เนี่ยเราที่เขาเก็บอารมณ์ยังไงครับ","language":"th","start":2192.16,"end":2195.42,"speakerId":2},{"text":"ก็จะเก็บมาก็พื้นหมุนเนาะกลัวเค้าจุดเดียวพอเข้ามาเข้าซ้อม","language":"th","start":2196.14,"end":2201.1,"speakerId":2},{"text":"ปูพื้นก็จะหมุน","language":"th","start":2201.11,"end":2202.04,"speakerId":2},{"text":"ต์ก็คือประเด็น","language":"th","start":2202.13,"end":2208.04,"speakerId":3},{"text":"บัวขาวก็มีแบบนี้อยู่","language":"th","start":2202.9,"end":2204.08,"speakerId":10},{"text":"พอหมุนเนี่ยตามระยะประมาณ 7 นาทีเนาะที่คุณหมอมันก็ถอยออก","language":"th","start":2204.12,"end":2208.7599999999998,"speakerId":2},{"text":"ข้อดีของมันคือข้อมูลว่าข้อดีของมันก็คือลดแรงงานไงผมแต่ว่าข้อเสียคือใช้พลังงาน","language":"th","start":2209.7999999999997,"end":2216.56,"speakerId":2},{"text":"อ๋อ","language":"th","start":2213.29,"end":2214.07,"speakerId":11},{"text":"เนี่ยแพค","language":"th","start":2214.95,"end":2216.9199999999996,"speakerId":3},{"text":"ลดแรงงานโดยใช้พลังงานงบเกือบลืมว่าไอ้พื้นมันมูฟแล้วอุทิศตัวมันหนักเท่าไหร่","language":"th","start":2217.7,"end":2223.97,"speakerId":2},{"text":"มันจะทอมดี้เพราะ","language":"th","start":2218.3199999999997,"end":2220.99,"speakerId":3},{"text":"ถูกไหมฮะเอ่อ 4 ยุโรปมันโอเคแต่เดี๋ยวนี้เขาไม่ใช้กันแล้วคนไทยก็ยังคิดว่าเทคโนโลยีทันสมัยเข้าอยู่ไสอยู่","language":"th","start":2224.79,"end":2232.54,"speakerId":2},{"text":"ที่ 6 ตอนนี้","language":"th","start":2233.8399999999997,"end":2234.5599999999995,"speakerId":2},{"text":"ไม่มีโรเตชั่นเนาะคนส่วนใหญ่ก็จะใช้โรบอท","language":"th","start":2234.5699999999997,"end":2237.5599999999995,"speakerId":2},{"text":"หนึ่ง สอง","language":"th","start":2238.92,"end":2239.69,"speakerId":2},{"text":"เป็นคล้ายๆยูนิตวัวเข้าไปกินอาหารฟรีตรม","language":"th","start":2240.99,"end":2244.47,"speakerId":2},{"text":"ไม่มีหดต้องทน","language":"th","start":2245.3599999999997,"end":2246.6499999999996,"speakerId":2},{"text":"มีแค่","language":"th","start":2247.31,"end":2247.74,"speakerId":2},{"text":"เนี่ยแล้วมันจะจิ๋มมดได้ไงเนี่ย","language":"th","start":2247.8399999999997,"end":2253.3599999999997,"speakerId":2},{"text":"ออกเข้าไปปุ๊บเนี่ยตัวหุ่นยนต์เนี่ยก็จะดีแทคแล้วอ่ะ","language":"th","start":2253.63,"end":2257.46,"speakerId":2},{"text":"ครับมัน","language":"th","start":2256.7999999999997,"end":2258.3599999999997,"speakerId":2},{"text":"ใช้สื่อสารระหว่างในตัวขอลามีกล่องแต่ว่ามีกล้องใช้เยอะแบบเซ็นเซอร์วัดแต่ไม่ได้ดูว่าตัวไหน","language":"th","start":2258.89,"end":2265.02,"speakerId":2},{"text":"สมมุติว่ามีวัวหลายตัวสมมติมีอยู่ 5 ตัววัวตัวนึงรู้สึกขัดอยากกินแล้วก็อยากปล่อยเดินเข้าไปปุ๊บพอเข้าไปปุ๊บเครื่องก็จะตรวจเช็คไอดีมาเจอตัวเจดีย์ก็ไปเช็คประวัติเช็คประวัติปุ๊บคำนวณน้ำหนักที่อยู่พื้นคำนวนสเตตัสของวัวแล้วก็ปล่อยอาหารสูตรขึ้นมา","language":"th","start":2265.97,"end":2283.3999999999996,"speakerId":2},{"text":"เอาวัวกินปุ๊บก็ล็อคคอ","language":"th","start":2282.98,"end":2286.16,"speakerId":2},{"text":"เสร็จแล้วไอ้ตัวคล้อเนี้ยมันก็จะเลือกที่มาที่เต้านมทำความสะอาดเฉพาะหัวนม","language":"th","start":2286.93,"end":2292.7599999999998,"speakerId":2},{"text":"เสร็จแล้วเขาก็จะใช้นิ้วขอเข้าไปประกบกับหนูแล้วทำการฝึกกันอีกกันกลัวพอปล่อยน้องปุ๊บมันก็จะเพลินๆมันก็กินอาหารแล้วก็เปิดพอกินเสร็จทุกอย่างเรียบร้อยนมมันหมด 7 นมก็ออกไอ้ตัวมิ้งค์ปป","language":"th","start":2293.46,"end":2306.9,"speakerId":2},{"text":"กินเสร็จก็เดิน","language":"th","start":2307.7799999999997,"end":2308.6499999999996,"speakerId":2},{"text":"อย่างเงี้ยมันเมื่อไหร่ก็ได้กี่ครั้งก็ได้วันนมก็วิ่งไปแต่มันก็จะเพิ่ม","language":"th","start":2309.74,"end":2315.0299999999997,"speakerId":2},{"text":"เขาเรียกอะไรตัวเซ็นเซอร์ว่านมที่ดีเเทคได้เป็นนมที่ปกติสำหรับการจำหน่ายบน","language":"th","start":2315.73,"end":2322.36,"speakerId":2},{"text":"ตัวนั้นสำคัญที่สุด","language":"th","start":2323.17,"end":2323.98,"speakerId":2},{"text":"แล้วก็ทวีเนี่ยเป็นเทคโนโลยีเข้า 11 เพราะว่าเวลาครอบครัวพวกเขาต้องใช้เซนเซอร์ในการปลูกและมี","language":"th","start":2324.73,"end":2330.09,"speakerId":2},{"text":"ศพเด็กเส้นใหม่รีบมาแล้ว","language":"th","start":2330.8399999999997,"end":2333.0299999999997,"speakerId":2},{"text":"กี่วัน 5 วันหรือเปล่า","language":"th","start":2333.04,"end":2334.65,"speakerId":2},{"text":"เป็นต้นแบบเซฟใหม่","language":"th","start":2335.97,"end":2337.1699999999996,"speakerId":2},{"text":"อันนั้นคือเทคโนโลยีการส่งเนาะเมืองไทยเรามีที่สุรนารี","language":"th","start":2339.68,"end":2342.97,"speakerId":2},{"text":"คอร์ดมหาลัยสุรนารี","language":"th","start":2344.74,"end":2346.2099999999996,"speakerId":2},{"text":"แต่","language":"th","start":2347.67,"end":2348.42,"speakerId":2},{"text":"แต่ว่าเขามีหนาว","language":"th","start":2348.56,"end":2349.56,"speakerId":2},{"text":"ไม่ฟังก์ชั่นซื้อมา","language":"th","start":2350.38,"end":2351.94,"speakerId":2},{"text":"เข้าไปใหม่ของฉันไม่ 3 ารถ","language":"th","start":2351.31,"end":2354.29,"speakerId":3},{"text":"วิดมาร์ซื้อมาเพื่อให้เชื่อว่ามี","language":"th","start":2352.88,"end":2357.2200000000003,"speakerId":2},{"text":"โอ้โหแล้วว่าไม่สดชื่น","language":"th","start":2357.3199999999997,"end":2359.5199999999995,"speakerId":0},{"text":"ประมาณเนี่ยทำบุญเครือของการให้นมให้มันสเปเบิ้ลแบบนั้นแล้ว","language":"th","start":2361.52,"end":2366.5099999999998,"speakerId":5},{"text":"อ่า","language":"th","start":2366.52,"end":2367.7599999999998,"speakerId":3},{"text":"นั่นหมายถึงทุกตัวนะเออแต่ละตัวเนี่ยมันจะเป็นนักเรียนชั้นปเตอร์ใหม่ๆล้างไม่ได้","language":"th","start":2366.9,"end":2372.58,"speakerId":2},{"text":"ใช่ๆครับได้ก็ถ้าเป็นเด็กตัวใหญ่ไม่ได้มันเป็นมันเป็นธรรมชาติชีววิทยาของฟาร์ม หนึ่ง ให้มันเป็นโดเราเนี่ยฟาร์มนั้นเขาจะได้ประโยชน์ความเดียวหรือว่าเราจำเป็นที่จะต้องทำอะไรบ้างราคาน้ำนมในตลาดนะครับ","language":"th","start":2367.8599999999997,"end":2385.4199999999996,"speakerId":5},{"text":"ใครทำใครได้เหตุผลมองงี้เพราะว่าถ้าเขา 3 ารถกำหนดปริมาณการผลิตได้เขา 3 ารถวางแผน","language":"th","start":2384.83,"end":2392.7599999999998,"speakerId":2},{"text":"0.8 เหมือนกับเราอ่ะเวลาเราบิดสุดท้ายถ้าเรารู้ว่าเรา 3 ารถผลิตได้เท่าไรสม่ำเสมอเราไปเจรจากับใครเนี่ยมันก็ 3 ารถบอกได้ว่าเราผลิตได้ว่าต่อวันพรุ่งนี้ตลาดติ","language":"th","start":2392.89,"end":2404.3799999999997,"speakerId":2},{"text":"อ่า","language":"th","start":2396.15,"end":2396.9700000000003,"speakerId":3},{"text":"แต่ทีนี้มันไม่ได้ไงไหมบางวันมีมากบางวันมีน้อง","language":"th","start":2405.19,"end":2408.21,"speakerId":2},{"text":"ก็เลยเป็นความน่าเชื่อถือของเจ้า","language":"th","start":2408.5299999999997,"end":2410.56,"speakerId":2},{"text":"เออ","language":"th","start":2410.0899999999997,"end":2410.66},{"text":"ทำไปเนี่ยส 6 รณ์ถูกคำนวณไม่ได้ส 6 รณ์ทุกส 6 รณ์เขาถามว่าอาจารย์พอจะช่วยได้ไหมทำไงถึงจะให้ 3 ารถทำนายผลผลิตล่วงหน้าได้สมาสักเดือน สอง เดือน","language":"th","start":2410.7,"end":2419.8799999999997,"speakerId":2},{"text":"เพราะว่าปัญหานมล้นนมขาว","language":"th","start":2420.5499999999997,"end":2422.43,"speakerId":2},{"text":"หลอก","language":"th","start":2420.8399999999997,"end":2421.2799999999997,"speakerId":3},{"text":"มันมีความท้าทายของเจ้าหน้าที่ส 6 รณ์ที่จะต้องไปหาตลาดใหม่เนี่ย","language":"th","start":2423.96,"end":2427.96,"speakerId":2},{"text":"ตลกไหมล่ะ","language":"th","start":2427.35,"end":2427.96,"speakerId":5},{"text":"นมล้นต้องหาทางขายให้ได้นมขาวเดี๋ยวเสียสัญญาต้องไปหานมมาเติม","language":"th","start":2429.7599999999998,"end":2435.81,"speakerId":2},{"text":"งั้นถ้าเกิดว่าเรา 3 ารถผลิตได้อันนี้พูดกรณีพี่บิ๊กแน็เขา 3 ารถบริษัทในการล่วงหน้าได้แต่ถ้าเกิดบอกว่าไม่ต้องไปพลิกล๊อคทำให้ทุกฟาร์ม","language":"th","start":2436.93,"end":2445.14,"speakerId":2},{"text":"สเตย์เบิร์นง่าย","language":"th","start":2445.15,"end":2446.44,"speakerId":2},{"text":"เพราะว่าทุกฝ่ายของเซเบอร์ปุ๊บเนี่ยถึงสเปรดนิดๆหน่อยๆมันก็ 3 ารถบริหารจัดการศึกษา","language":"th","start":2448.38,"end":2453.33,"speakerId":2},{"text":"อย่างเช่นจะลงทุนเรื่องทำชีสทำบัตเตอร์ก็รู้เลยว่านมทั้งปีมีประมาณเท่านี้แต่ตอนนี้มันซ้ำนายไม่ได้เลย","language":"th","start":2455.6099999999997,"end":2463.8799999999997,"speakerId":2},{"text":"ต์ลงทุนไปนมไม่พอ","language":"th","start":2463.2799999999997,"end":2467.2699999999995,"speakerId":10},{"text":"จริงๆเอกับเพื่อนมีอะก็ให้มันไม่รีบมันก็ดูเป็นแพทเทิร์นอาจารย์หนูๆมันจะเป็นอย่างนั้นนะฮะแล้วมันก็จะไปต่อไปเพราะว่าแต่ละฟาร์มมี","language":"th","start":2469.5299999999997,"end":2479.04,"speakerId":2},{"text":"ไปคืนนี้มาเป็นปีเด็กแผ่นนึงก็เอ๊ะเดี๋ยวต้นปีก็จะ","language":"th","start":2477.65,"end":2482.04,"speakerId":2},{"text":"ปัญหาก็คือทุกตัวไม่ได้เป็น 10 เดือนบางตัวนมโหมดบางตัวนมเจินเพราะว่าผสมไม่ติดภายใน 80 บาท","language":"th","start":2482.3599999999997,"end":2490.2899999999995,"speakerId":2},{"text":"พอผสมไม่ติดภายใน 80 วันมันยังไม่อุ้มท้องถึงเวลา 300 วันจะไปพักรีมันเพื่ออะไรก็รีบนมต่อ","language":"th","start":2491.0699999999997,"end":2497.9999999999995,"speakerId":2},{"text":"กินฟรีได้ไงว่ามันขึ้นว่า","language":"th","start":2498.69,"end":2500.16,"speakerId":2},{"text":"สอง เส้นนั้นไปด้วยกันนะน้ำนมกับผสมพันธุ์ต้องไปด้วยกัน","language":"th","start":2502.99,"end":2506.8999999999996,"speakerId":2},{"text":"รีดนมอย่างเดียวไม่ผสมพันธุ์","language":"th","start":2507.79,"end":2509.56,"speakerId":2},{"text":"ก่อนก่อนจะภาษีต่อกันของแบบอื่น","language":"th","start":2508.79,"end":2511.69,"speakerId":11},{"text":"ก็อุ้มท้อง","language":"th","start":2510.89,"end":2511.46,"speakerId":2},{"text":"ถ้าณวรรณภักตร์รีดวันๆพรรคกรีซมันน์ยังไม่อิ่มท้องมันจะกินฟรีเป็นอย่างน้อย 285","language":"th","start":2512.56,"end":2519.19,"speakerId":2},{"text":"แต่เต้นสำเร็จ","language":"th","start":2515.73,"end":2516.73,"speakerId":9},{"text":"แห่อัพ","language":"th","start":2521.5699999999997,"end":2522.4999999999995,"speakerId":0},{"text":"อันนี้เราทำธุรกิจเนาะ","language":"th","start":2521.64,"end":2523.16,"speakerId":2},{"text":"รถไฟ","language":"th","start":2524.62,"end":2525.29,"speakerId":3},{"text":"งงไหม","language":"th","start":2526.2,"end":2526.74,"speakerId":10},{"text":"อสป","language":"th","start":2526.5899999999997,"end":2527.7299999999996,"speakerId":2},{"text":"ความเข้มข้นหื่น","language":"th","start":2528.65,"end":2530.6,"speakerId":4},{"text":"อืมเปลี่ยนหัวข้อแล้ว","language":"th","start":2529.65,"end":2531.28,"speakerId":2},{"text":"วุ้ย","language":"th","start":2532.0099999999998,"end":2532.54},{"text":"เบบี้อ่ะ","language":"th","start":2534.5,"end":2535.43,"speakerId":2},{"text":"หาคนทำเรื่อง","language":"th","start":2538.18,"end":2539.0099999999998,"speakerId":2},{"text":"นี้มัน 10 ปี","language":"th","start":2539.02,"end":2539.92,"speakerId":2},{"text":"จะได้จากทีมนี้แหละ","language":"th","start":2541.29,"end":2542.11,"speakerId":9},{"text":"มั่ก","language":"th","start":2542.5899999999997,"end":2543.12,"speakerId":0},{"text":"ชินแล้ว","language":"th","start":2544.19,"end":2545.04,"speakerId":2},{"text":"ยิ้มแบบมั่นใจสยบนิดนึงคือหมั่นไส้ใหญ่","language":"th","start":2544.79,"end":2546.84,"speakerId":9},{"text":"เห็นว่าเป็นแหล่งนี้","language":"th","start":2547.5299999999997,"end":2548.5499999999997,"speakerId":6},{"text":"ไม่ใช่ทีมแรกขึ้นมาพูด","language":"th","start":2548.5099999999998,"end":2550.12,"speakerId":2},{"text":"คงรับประทานที่เกิดขึ้นคืออะไรที่ผ่านมาแปลงเนี่ยคือมันเป็นความน่าสนใจทางไอเดียเนาะถามว่ามันไม่ชอบ","language":"th","start":2551.72,"end":2561.56,"speakerId":2},{"text":"เป็นผม","language":"th","start":2555.37,"end":2556.15,"speakerId":5},{"text":"ก็ทีแรกเลยไอเดียมีแบบมันก็อันที่ สอง คือ","language":"th","start":2561.69,"end":2567.23,"speakerId":2},{"text":"ไอเดียพอเป็นไปได้ทำดาวพอไปใช้จริงแล้ว","language":"th","start":2568.16,"end":2571.47,"speakerId":2},{"text":"มันไม่เสร็จ","language":"th","start":2572.7999999999997,"end":2573.3199999999997,"speakerId":2},{"text":"มันมันเสร็จแต่ไม่เสร็จอะ","language":"th","start":2575,"end":2577.27,"speakerId":2},{"text":"วันนี้มันไม่","language":"th","start":2575.83,"end":2577.18,"speakerId":9},{"text":"เพื่อไม่เลือกกาลนานแอร์ก็ขาดออกปรับ สอง จิตเห็นบอกว่าก็ไม่สะดวก","language":"th","start":2577.79,"end":2582.12,"speakerId":9},{"text":"ครับไม่สะดวกเป็นส่วน หนึ่ง มันก็เลย","language":"th","start":2582.13,"end":2584.08,"speakerId":9},{"text":"ต์ด้วยคือไม่ต้องกรอกเลย","language":"th","start":2582.6099999999997,"end":2585.2599999999998,"speakerId":2},{"text":"ใช่ๆมีต้องต้องมีอัฟเตอเซลติก","language":"th","start":2585.0299999999997,"end":2589.41,"speakerId":9},{"text":"ไม่ใช่แบบนี้เสร็จปุ๊บประกวดเสร็จ","language":"th","start":2585.99,"end":2587.6499999999996,"speakerId":2},{"text":"ปุ๊บมันต้องมีรุ่นอัลฟ่ารุ่นเบต้า","language":"th","start":2587.66,"end":2591.74,"speakerId":2},{"text":"ทรายเวอร์ชั่นติ๊กสมศักดิ์ศรีหน้าไป","language":"th","start":2591.5699999999997,"end":2593.6699999999996,"speakerId":9},{"text":"รุ่นแกรมบ้าเซ็กซ์","language":"th","start":2591.75,"end":2593.33,"speakerId":2},{"text":"ปั๊บไม่ไป","language":"th","start":2593.68,"end":2594.91,"speakerId":4},{"text":"สิ่งที่","language":"th","start":2596.41,"end":2597.14,"speakerId":2},{"text":"ตีที่คิดว่าน่าจะช่วยได้คือมีเซ็นเซอร์ที่","language":"th","start":2597.94,"end":2602.75,"speakerId":2},{"text":"เวลาติดบัสส่งอยู่ที่สิกรไม่เคย","language":"th","start":2603.5099999999998,"end":2607.37,"speakerId":2},{"text":"อันนั้นได้แน่นอนคืออะไรก็ได้ที่ทำให้เกษตรกรใหม่เพิ่มงานแต่ได้โอ้โหได้ของ","language":"th","start":2608.15,"end":2613.05,"speakerId":2},{"text":"ประวัติได้ดู","language":"th","start":2613.58,"end":2614.35,"speakerId":2},{"text":"ใช่แต่แอร์ฟอร์ซดับเบิลนะสคยูเซอร์ฟรีกับเฟิร์น","language":"th","start":2614.45,"end":2619.16,"speakerId":2},{"text":"แอฟริกาไม่ได้หมายความว่าสมาชิกตะกี้เล่าให้ฟังครับหมายถึงว่ามัน 3 ารถเพิ่มผลประโยชน์ให้กับสมาชิกยุทธศาสตร์กรส 6 รณ์ยินดีจากแม่หรือแม้กระทั่งรัฐบาล","language":"th","start":2620.0099999999998,"end":2629.85,"speakerId":2},{"text":"แต่ว่าอันนี้วิธี","language":"th","start":2630.87,"end":2632.33,"speakerId":2},{"text":"มันเป็นแค่มุขเจ็บไม่พูดไม่ได้ว่าต้นทุนมั้ง","language":"th","start":2633.18,"end":2636.87,"speakerId":2},{"text":"นิยมดูแล้วมัน","language":"th","start":2639.58,"end":2641.02,"speakerId":2},{"text":"แสดงว่าระยะมันคือการพัฒนาระยะมันน่าจะยาวนานน่าจะยาวกว่าในช่วงของการ","language":"th","start":2641.74,"end":2647.16,"speakerId":2},{"text":"ปวดก็ได้","language":"th","start":2647.31,"end":2647.86,"speakerId":2},{"text":"ก็เลยอยากฝากถามว่าคือ","language":"th","start":2648.91,"end":2651,"speakerId":2},{"text":"ตอนนี้ถ้าซบเซาใต้ไม่ได้ไม่รู้แต่ว่าถ้าตอบไม่ได้ก็จะมีเป็นคืนมาส่วน หนึ่ง ไม่มากเท่าไหร่มันก็จะเป็นระยะเวลาจะพาสัตว์ช่วงสด","language":"th","start":2651.7,"end":2660.54,"speakerId":2},{"text":"ตอนนี้ถ้าเกิดว่าจะทำต่อไปเนี่ยบางคนพอที่จะอ่า","language":"th","start":2661.2599999999998,"end":2665.7,"speakerId":2},{"text":"เหนื่อยงานหรืออะไร","language":"th","start":2666.0899999999997,"end":2666.99,"speakerId":2},{"text":"รุ่นต่อรุ่นรุ่นพี่ทำแล้วรุ่นน้องมาแก้ไขพรุ่งนี้ถ้าเป็นพรุ่งนี้ทำต่อเราจะมีก็","language":"th","start":2667.29,"end":2675.06,"speakerId":2},{"text":"ไม่มีใคร","language":"th","start":2674.17,"end":2674.96,"speakerId":7},{"text":"แค่ยิ้มเพรสเนี่ยไป","language":"th","start":2677.35,"end":2679.14,"speakerId":2},{"text":"ผมเป็นคน","language":"th","start":2678.41,"end":2679.1,"speakerId":6},{"text":"นะฮะบีทีเอ็มยู 4 น่าจะออจุด 4 โมง","language":"th","start":2681.47,"end":2685.5899999999997,"speakerId":2},{"text":"ต์เนอร์","language":"th","start":2686.0099999999998,"end":2690.12,"speakerId":3},{"text":"ดวงจันทร์ไม่ใช่ต้องไปวิธีแอนสูงแล้วโสดที่มี","language":"th","start":2686.5299999999997,"end":2691.1699999999996,"speakerId":2},{"text":"ชีวิตอยู่แบบว่าอันนี้มันคือเข้าไปใช้ในอุตสา 6 รรมเป้าหมายคนใช้อยู่ประมาณสักครึ่งนึงก็หมื่น","language":"th","start":2691.18,"end":2697.44,"speakerId":2},{"text":"อืม","language":"th","start":2697.8199999999997,"end":2698.83,"speakerId":7},{"text":"เหมยขนปูนด้วยจี้ตัวต่อราย","language":"th","start":2698.83,"end":2701.33,"speakerId":2},{"text":"35 35 คูณด้วย 14 กิโลกรัมตก","language":"th","start":2702.2599999999998,"end":2705.06,"speakerId":2},{"text":"แล้วก็ไปคูณด้วยราคาน้ำนมที่จะได้เพิ่ม","language":"th","start":2706.85,"end":2709.62,"speakerId":2},{"text":"แล้วเวลาไปผิดชิ่งมึงให้กูเห็นมูลค่าหรือเอ่ยถึงมันน้อยแล้วถ้าเกิดทำได้ภูมิภาคทวีปเอเชียไม่มีอ่ะ","language":"th","start":2710.8399999999997,"end":2718.3299999999995,"speakerId":2},{"text":"ถ้า","language":"th","start":2717.17,"end":2717.63,"speakerId":8},{"text":"ไม่ได้มีพม่า","language":"th","start":2719.48,"end":2720.4900000000002,"speakerId":2},{"text":"เวียดนามอินโดนีเซียฟิลิปปินส์มาเลเซีย","language":"th","start":2722.1,"end":2725.0299999999997,"speakerId":2},{"text":"เราไม่มีของผู้ชายไม่มีไม่ต้องไป","language":"th","start":2725.85,"end":2728.5,"speakerId":2},{"text":"ดึกตลาดเครื่องวัดยังไม่มีคนเพิ่มเติมอีกว่า","language":"th","start":2728.5099999999998,"end":2731.8599999999997,"speakerId":5},{"text":"ตลาดเหมือนกันหมดเลยไม่มีเพราะว่าโซนนี้เป็นโซนเกษตรกรรายย่อย","language":"th","start":2730.69,"end":2735.23,"speakerId":2},{"text":"เราเราเราเอาตรงนี้ไปเสียเทคโนโลยีให้กับพวกที่ดีเวล๊อปเอ็ดแล้วหรือแบบอินทรีย์ไม่ได้เพราะเขามีโลบอส","language":"th","start":2737.35,"end":2745.31,"speakerId":2},{"text":"อืมมองว่ามันดีเพราะปิ้งแอนด์ซีถูกไหมฮะแต่ว่าถามว่าตลาดที่นิวยอร์กปิ้งเงินที่มีไม่มีเยอะด้วยกว้างด้วยมากด้วย","language":"th","start":2746.74,"end":2754.25,"speakerId":2},{"text":"แต่บางทีพวกพวก","language":"th","start":2755.23,"end":2757.38,"speakerId":2},{"text":"นวัตกรรมโซนิกอยู่ในประเทศที่พัฒนาแล้วเขาไม่มองงี้","language":"th","start":2757.7999999999997,"end":2761.56,"speakerId":2},{"text":"เรามองในสิ่งที่เขามี","language":"th","start":2763.18,"end":2765.22,"speakerId":2},{"text":"ซ์รอสสกุล","language":"th","start":2764.17,"end":2765.92,"speakerId":8},{"text":"อิลลัสเก็บง่ายเสพวุ่นวายหน่อยแต่ของเราถ้าได้ปุ๊บมันกระจายบุหรี่จำนวนคนก็เยอะ","language":"th","start":2766.04,"end":2773.4,"speakerId":2},{"text":"คือของพวกนี้มันมันไม่เกี่ยวกับชาติไม่เกี่ยวกับพื้นที่ถ้าทำแล้วใช้ได้ประเทศที่เป็นศิลปินที่เป็นสมรสเกลความเมิน","language":"th","start":2777.23,"end":2785.83,"speakerId":2},{"text":"ทำไมอัฟฟากันการแอร์ฟอร์ซก็ต้องไปอธิบายกรรมการแล้วว่ามันไม่จำเป็นต้องเป็นสมาชิก","language":"th","start":2786.7,"end":2791.75,"speakerId":2},{"text":"ผมไม่ผสมาชิกมีรายได้ทั้งทุกๆวันอยู่แล้วมันอาจจะเป็นส 6 รณ์ที่จ่ายไปก่อน","language":"th","start":2793.6099999999997,"end":2798.2799999999997,"speakerId":2},{"text":"เลือก","language":"th","start":2799.27,"end":2799.6,"speakerId":2},{"text":"คุณสันติภาพความ 3 ารถเกี่ยวกับของของกลุ่มส 6 รณ์ที่สมาชิก","language":"th","start":2799.67,"end":2803.75,"speakerId":2},{"text":"ตัวสมาชิกให้ทำงานง่ายขึ้นอีกภาพสุดซึ้งโอกาสที่","language":"th","start":2805.16,"end":2807.97,"speakerId":2},{"text":"นั่นแหละฮะบางครั้งยั่งยืนก็มีมาก","language":"th","start":2808.68,"end":2812.2799999999997,"speakerId":2},{"text":"เอาเวลาไปใช้อย่างอื่นเพราะว่าไอ้ตัวนี้มันไม่ได้รบกวนเขา","language":"th","start":2813.1,"end":2815.7799999999997,"speakerId":2},{"text":"ตัวนี้มันคือเพิ่มโอกาสเขาในเรื่องข้อมูลและการใช้ประโยชน์เฉพาะหมู","language":"th","start":2816.96,"end":2820.62,"speakerId":2},{"text":"เอาไปโยงไปที่ชั้นพรีซิชั่นในสต๊อกฟาร์มมิ่งก็ได้บีอาร์เอ็น","language":"th","start":2821.2799999999997,"end":2826.06,"speakerId":2},{"text":"ยังไงตัวนี้คือการได้มาซึ่งข้อมูลที่ 3 ารถใช้ประกอบการ","language":"th","start":2827.33,"end":2830.5,"speakerId":2},{"text":"ตัดสินใจ","language":"th","start":2830.5099999999998,"end":2830.8999999999996,"speakerId":2},{"text":"ถ้าต่อจากนี้คือสมมุติว่าถ้าเป็นเซ็นเซอร์เข้ามาเก็บไว้ตัวขอโมงแล้วก็มีตัวโปรแกรมในการ","language":"th","start":2832.62,"end":2839,"speakerId":2},{"text":"วิเคราะห์ข้อมูลเป็นรายตัวครับแต่เรา 3 ารถที่จะสจล","language":"th","start":2839.62,"end":2843.35,"speakerId":2},{"text":"เกษตรกรผ่านมือถือได้จากไอ้ตัวพวกนี้เนี่ยมันก็ 3 ารถต่อยอดอันนี้เป็นเฟสที่ สอง เฟสที่ 3 คือที่สุด","language":"th","start":2844.14,"end":2850.2599999999998,"speakerId":2},{"text":"แล้วถ้าเกิดว่าข้อมูลตรงนี้ไป","language":"th","start":2851.5299999999997,"end":2852.7599999999998,"speakerId":2},{"text":"เชื่อมโยงกับพันธุ์ประวัติ","language":"th","start":2852.77,"end":2853.58,"speakerId":2},{"text":"มันก็จะไปอีกรูปแบบนึงเลยก็ 3 ารถพบเรียก","language":"th","start":2854.79,"end":2857.1,"speakerId":2},{"text":"จาก","language":"th","start":2856.6299999999997,"end":2856.9799999999996,"speakerId":6},{"text":"แต่มัน","language":"th","start":2857.7799999999997,"end":2858.3799999999997,"speakerId":5},{"text":"จากผู้ชมพัน","language":"th","start":2857.79,"end":2858.82,"speakerId":2},{"text":"ขายน้ำเชื้อเป็นอีกธุรกิจที่ได้แล้วถ้าเกิดว่าได้ผลผลิตน้ำนมหลายตัวทุกวันสิ่งที่จะตามมาก็คือธุรกิจอาหาร","language":"th","start":2859.68,"end":2867.64,"speakerId":2},{"text":"ดีครับ","language":"th","start":2866.3199999999997,"end":2868.49,"speakerId":3},{"text":"คนที่เขาสนใจข้อมูลของเกษตรกรสหรัฐเขาก็อยากจะได้ข้อมูลตรงเนี้ยแล้วก็เอาไปว่าไอ้ฟาร์มไก่ฟาร์มมีโอกาสที่จะไปเสนอขายสินค้าโดยเฉพาะเรื่องอาหารการบริการ","language":"th","start":2869.6299999999997,"end":2880.5999999999995,"speakerId":2},{"text":"เดียวกัน","language":"th","start":2880.91,"end":2881.33,"speakerId":2},{"text":"ต์เกษตรกรไม่ประสบ","language":"th","start":2882.6099999999997,"end":2891.8999999999996,"speakerId":3},{"text":"ถ้าไม่เชื่อมกับเรื่องของวันคลอดวันผสม","language":"th","start":2882.69,"end":2885.31,"speakerId":2},{"text":"มันก็จะไปกลายเป็นเรื่อง service เรื่องของการผสม","language":"th","start":2886.02,"end":2888.5,"speakerId":2},{"text":"เพราะตัวนี้เป็นเริ่มต้น","language":"th","start":2889.18,"end":2890.58,"speakerId":2},{"text":"เอง","language":"th","start":2891.91,"end":2892.2799999999997,"speakerId":5},{"text":"มีใครผสมเองส่วนใหญ่จ้างหมอหมอมาก็เดาฮือ","language":"th","start":2892.49,"end":2898.39,"speakerId":2},{"text":"อ๋อ","language":"th","start":2893.39,"end":2895.2599999999998,"speakerId":3},{"text":"เพราะมันไม่มีข้อมูล","language":"th","start":2897.8199999999997,"end":2898.83,"speakerId":10},{"text":"อือๆ","language":"th","start":2900.22,"end":2901.3199999999997,"speakerId":3},{"text":"งั้นมันจะเกิดขึ้นอย่างงั้นหรอผมไม่","language":"th","start":2902.2999999999997,"end":2904.8199999999997,"speakerId":2},{"text":"ซ์เกษตรพาเราสังเกตว่า","language":"th","start":2904.49,"end":2911.7599999999998,"speakerId":11},{"text":"คือหมอมาก็มาตาม","language":"th","start":2905.87,"end":2907.2599999999998,"speakerId":2},{"text":"แมลงตามสิ่งที่เกษตรกรบอกต่อ","language":"th","start":2908.85,"end":2911.45,"speakerId":2},{"text":"โคคอมแล้วอะเราก็ต้อง","language":"th","start":2911.77,"end":2913.89,"speakerId":9},{"text":"ปนัดดาสัตว์เลี้ยงภายในเซลล์ของ","language":"th","start":2913.14,"end":2915.68,"speakerId":4},{"text":"สภาพกันเลย","language":"th","start":2914.02,"end":2914.79,"speakerId":9},{"text":"12 เจอเช้าสมบัติเจอบ่าย 10 เช้า","language":"th","start":2915.7999999999997,"end":2918.45,"speakerId":2},{"text":"ซอง","language":"th","start":2916.58,"end":2916.83,"speakerId":10},{"text":"ค์ใช้แล้วก็","language":"th","start":2916.8399999999997,"end":2919.16,"speakerId":11},{"text":"คุณหมอไม่มาแยะก็อุดหนุนรอบ","language":"th","start":2919.2999999999997,"end":2922.2799999999997,"speakerId":9},{"text":"เป็น","language":"th","start":2920.3599999999997,"end":2921.3799999999997,"speakerId":3},{"text":"หลุดแล้วกินฟรี 21 วัน","language":"th","start":2922.99,"end":2924.52,"speakerId":2},{"text":"แกล้งเราผสมกันกลับมาสมคิด","language":"th","start":2923.4,"end":2925.15,"speakerId":9},{"text":"ประสบครั้ง หนึ่ง ได้ 200 บาท","language":"th","start":2926.92,"end":2928.16,"speakerId":2},{"text":"มอย่ามาบ่อยไหม","language":"th","start":2928.97,"end":2929.8799999999997,"speakerId":2},{"text":"เรากลัวจนถึงผสม สอง","language":"th","start":2930.94,"end":2932.11,"speakerId":9},{"text":"ไม่มีธุรกิจเยอะแยะ","language":"th","start":2935.19,"end":2936.26,"speakerId":2},{"text":"พอมองเห็นไหม","language":"th","start":2937.43,"end":2938.06,"speakerId":2},{"text":"เอาได้เนอะ","language":"th","start":2939.33,"end":2939.96,"speakerId":2},{"text":"อ่ะแต่ว่าเอ่อ","language":"th","start":2940.92,"end":2942.51,"speakerId":2},{"text":"เป็นการผสมเป็นคือผสมจะเป็นการกำหนดว่าเออมันจะเริ่มเป็นเมื่อไหร่เริ่มนับจากการหมายการผสมเนี่ยเป็นตัวบอกว่าอีก 10 เดือนข้างหน้ามันจะมีน้ำนมครับแต่หมายถึงว่ามันก็จะ","language":"th","start":2943.19,"end":2955.19,"speakerId":2},{"text":"แกจะถูกกำหนดด้วยวันที่ผสม","language":"th","start":2956.17,"end":2958.67,"speakerId":2},{"text":"วันที่ประสบติดแล้วก็ติด","language":"th","start":2959.37,"end":2961.33,"speakerId":2},{"text":"ก็คือผสมครั้งสุดท้ายแล้วไม่กลับสัตย์ซื่อถือว่าประสบการณ์ถ้าเช็คทองแล้วอุ้มท้องรู้สึกว่ารอได้เลย 10 ปี","language":"th","start":2961.65,"end":2967.4700000000003,"speakerId":2},{"text":"เอ่อ","language":"th","start":2963.7599999999998,"end":2964.2099999999996,"speakerId":5},{"text":"ครับ","language":"th","start":2965.48,"end":2966.66,"speakerId":8},{"text":"แต่เมื่อกี้ที่แบบว่า","language":"th","start":2967.73,"end":2969.56,"speakerId":2},{"text":"เนี่ยเป็นสัตว์","language":"th","start":2970.44,"end":2974.93,"speakerId":8},{"text":"หมอมาแล้วคือรั้วมันต้องฟ้องด้วยใช่ไหมเออมันต้องเป็นสัตว์เป็นศพชั่วโมง","language":"th","start":2970.77,"end":2976.88,"speakerId":2},{"text":"กำลังนักษัตรเนี่ยเดียวฮึบอธิบายชีววิทยา หนึ่ง","language":"th","start":2977.5499999999997,"end":2982.2799999999997,"speakerId":2},{"text":"อยู่ทุกชั่วโมง","language":"th","start":2977.58,"end":2980.06,"speakerId":8},{"text":"เนี่ยไปดูเค้กกัน","language":"th","start":2983.02,"end":2987.77,"speakerId":3},{"text":"เออไม่น่าจะอยู่ตรง","language":"th","start":2984.02,"end":2985.42,"speakerId":2},{"text":"เข้าใจคำว่าเป็นสัตว์","language":"th","start":2989.4,"end":2990.46,"speakerId":2},{"text":"ชัวร์","language":"th","start":2989.5699999999997,"end":2991.39,"speakerId":3},{"text":"ใช่มั้ย","language":"th","start":2990.47,"end":2990.83,"speakerId":2},{"text":"อะคับว่า","language":"th","start":2991.64,"end":2992.3399999999997,"speakerId":2},{"text":"ครับมีความต้องการที่จะผสมพันธุ์","language":"th","start":2992.96,"end":2994.84,"speakerId":5},{"text":"เอออั๊วเนี่ยมันไม่เหมือน","language":"th","start":2994.85,"end":2998.36,"speakerId":2},{"text":"เอาเว้ยไม่ต้องเป็นเครื่องเดิม","language":"th","start":2999.7,"end":3002.8999999999996,"speakerId":2},{"text":"ไม่ต้องไปเปรียบเทียบอะไรเลยเนี่ยแล้ว","language":"th","start":3001.14,"end":3004.2999999999997,"speakerId":9},{"text":"นะฮะต์","language":"th","start":3003.74,"end":3011.3999999999996,"speakerId":3},{"text":"แต่ไม่เป็นสเต็ก","language":"th","start":3006.7799999999997,"end":3007.91,"speakerId":1},{"text":"ที่จะสมมติกลัวจะชมกันติ๊ก","language":"th","start":3008.22,"end":3011.1499999999996,"speakerId":5},{"text":"ติ๊กศัพท์เยอะช่วงสิ้นปีค่ะ","language":"th","start":3011.19,"end":3012.87,"speakerId":5},{"text":"ถ้าเกิดว่า","language":"th","start":3013.81,"end":3014.39,"speakerId":5},{"text":"โอ้มีพริกฉันในการผสมเหมือนช่วงกลางปีเป็นต้นปีนะครับแล้วก็โหวตให้เป็นตามมาจะ 3 ารถแก้ปัญหาได้","language":"th","start":3015.21,"end":3024.34,"speakerId":5},{"text":"เนี่ยน้ำเหนียวนำอักเสบอียิปต์นำโดยใช้ฮอร์โมน","language":"th","start":3022.0499999999997,"end":3026.1,"speakerId":2},{"text":"ก็ราคาไม่แพงครับร้อยเยอะโต๊ะกลัววันนึงชิลล์เกินร้อยเออ","language":"th","start":3027.19,"end":3033.7200000000003,"speakerId":2},{"text":"คนสบายได้คือเทคโนโลยีเนี่ยนำการบริษัทมีมานานแล้วใช้ฮอร์โมนอยู่ สอง ตัวน้องจีเอ็มเอชกับพี่จีเอฟหูไปรู้จักเป็นยูสเซอร์อักเสบเนี่ยพอเหนียวน้ำเสร็จปุ้ปเนี่ยวัวที่ไม่เป็นสัตว์เนี่ยก็เหนี่ยวนำให้มันตกไข่พอเราปลดออกปลดอีกตัวนึงปุ๊บมันก็จะตกไข่กว่านั้นแล้วประมาณ","language":"th","start":3029.1,"end":3055.2,"speakerId":2},{"text":"เราก็เลย 3 ารถแก้ช่วงติดสัดสิ้นปีได้","language":"th","start":3033.7599999999998,"end":3036.5299999999997,"speakerId":5},{"text":"รอบ","language":"th","start":3040.02,"end":3040.49,"speakerId":5},{"text":"นะครับเพราะ","language":"th","start":3044.48,"end":3045.73,"speakerId":11},{"text":"คุยง่ายไม่ว่าคุณจะอยู่สเตตัสในของการเป็นรอบเดือนเนี่ยเราใส่ไปปุ๊บเนี่ยเราถึงเวลากำหนด","language":"th","start":3056.5699999999997,"end":3062.3599999999997,"speakerId":2},{"text":"ร้อนสูง","language":"th","start":3060.12,"end":3060.97,"speakerId":10},{"text":"เราออกปุ๊บจนบริษัทไข่ตกพอดี","language":"th","start":3063.5,"end":3065.72,"speakerId":2},{"text":"งั้นเราสามารถกำหนดปลอดประสพได้ที่ไหน 21 วันเนี่ย 21 วันรอบเดือนของอ้วนมันจะมีแค่วันเดียว","language":"th","start":3066.54,"end":3073.7,"speakerId":2},{"text":"ที่คอมดลูก","language":"th","start":3074.46,"end":3075.64,"speakerId":2},{"text":"มันโทนก็คือมันเกร็งตัวปกติผมทรูปของนัวเนีย 20 วันจะย้วยไปย้วยปุ๊บข้างในเป็นเลย","language":"th","start":3076.3999999999996,"end":3083.43,"speakerId":2},{"text":"มันก็จะเป็น","language":"th","start":3084.64,"end":3085.15,"speakerId":2},{"text":"อสุจิก็ไม่ 3 ารถเข้าไปได้สอนยังไงมันก็อสุจิเข้าแบบนี้","language":"th","start":3086.0699999999997,"end":3090.3599999999997,"speakerId":2},{"text":"ต์นายังค์","language":"th","start":3090.54,"end":3096.17,"speakerId":3},{"text":"นี่วันนั้นวันเดียวเท่านั้น","language":"th","start":3091.0099999999998,"end":3092.4999999999995,"speakerId":2},{"text":"ที่มันโทนพอมันโทนปุ๊บมันก็จะเกร็งตัวอดก็จะ","language":"th","start":3093.29,"end":3097.33,"speakerId":2},{"text":"เป็นพ่อเป็นผิว","language":"th","start":3097.3399999999997,"end":3098.2099999999996,"speakerId":2},{"text":"เปิดช่อง","language":"th","start":3099.0899999999997,"end":3099.5199999999995,"speakerId":2},{"text":"ผสมพันธุ์วันนั้นเท่านั้นที่นำเชื้อจะมีโอกาสเข้าไปได้ถ้าสอดก็เรียกบี้ติ่งกันไปทั้งหลายหรือสอดเข้าไปมันก็ 3 ารถปล่อยหลงเชื่อข้างในบนได้มันก็จะมีโอกาสสติวันเดียวเท่านั้นเพราะฉะนั้นถ้าทำนายผิด","language":"th","start":3100.29,"end":3114.32,"speakerId":2},{"text":"ก็ไม่มีโอกาสซึ่งวันนั้น 3 ารถเอ่อเจอเช้าผสมบายเจอบ่ายประสบเช่า 3 ารถ","language":"th","start":3115.6299999999997,"end":3121.5599999999995,"speakerId":2},{"text":"ไม่มีโอกาส","language":"th","start":3115.67,"end":3116.3,"speakerId":7},{"text":"ก็คือหมายถึงว่าวันนั้น 3 ารถอย่าใช้ฮอร์โมนเพื่อรอบวันได้","language":"th","start":3119.91,"end":3123.58,"speakerId":5},{"text":"วันนั้นถ้าเป็นวันนั้นแล้วชัดอย่างนั้นไม่ต้องใช้ฮอร์โมนให้เปลืองมันเป็นเรื่องธรรมชาติแบบ","language":"th","start":3123.17,"end":3128.9,"speakerId":2},{"text":"อ๋อ","language":"th","start":3127.0099999999998,"end":3127.4599999999996},{"text":"แต่ฮอร์โมนก็ 3 ารถทำให้","language":"th","start":3128.2799999999997,"end":3129.7799999999997,"speakerId":5},{"text":"ใช้ฮอร์โมนเนี่ยก็คือมันย้วยอย่างนี้ใช่ไหมเอาใส่เข้าไปปุ๊บมันก็จะไปบำรุงเงื่อนไขให้พร้อม","language":"th","start":3129.5099999999998,"end":3135.9599999999996,"speakerId":2},{"text":"เกือบ","language":"th","start":3129.79,"end":3130.35,"speakerId":5},{"text":"พอเราปลดออกปุ๊บแล้วขายก็จะพกขายก็จะลงมาฮอร์โมนที่ที่ปลดออกมาก็จะเป็นกระตุ้นทั้งนี้เกิดโชว์","language":"th","start":3137.22,"end":3145.24,"speakerId":2},{"text":"สวัสดีแห่งชีวิต","language":"th","start":3138.31,"end":3151.16,"speakerId":3},{"text":"ก็พูดง่ายๆเหนี่ยวนำให้มันเกิดภาวะเป็นสัตว์","language":"th","start":3146.1099999999997,"end":3148.6899999999996,"speakerId":2},{"text":"เอกภายในเราก็จะสอบไอติมกันหรือว่าตัวสมองเชื้อออก","language":"th","start":3149.54,"end":3154.92,"speakerId":2},{"text":"คนพวกนี้ชื่อวัดเปอร์เซ็นต์","language":"th","start":3157.31,"end":3159.7599999999998,"speakerId":8},{"text":"ต์ซะก่อนครับโทร","language":"th","start":3157.83,"end":3160.7599999999998,"speakerId":3},{"text":"ไม่ได้ไหม","language":"th","start":3162.39,"end":3163.18,"speakerId":7},{"text":"ใช่ไหมฮะ","language":"th","start":3163.08,"end":3164.61,"speakerId":7},{"text":"คุณเอกร้านสวัสดีชาวจีน","language":"th","start":3163.7999999999997,"end":3165.3799999999997,"speakerId":2},{"text":"ใช่","language":"th","start":3166.2599999999998,"end":3167.1099999999997,"speakerId":7},{"text":"เพื่อนนี่กินแบบมา 10","language":"th","start":3166.6299999999997,"end":3168.7599999999998,"speakerId":4},{"text":"คุยกับวิศวะเนี่ยคุยถึงเรื่องแมตช์กับตัดตัวเลขโอแคม","language":"th","start":3168.46,"end":3173.25,"speakerId":2},{"text":"ตอนนี้ก็อยู่ด้วยกัน","language":"th","start":3173.83,"end":3175.64,"speakerId":4},{"text":"เอาผิด","language":"th","start":3175.39,"end":3175.93,"speakerId":9},{"text":"ฝากแรงได้ดี","language":"th","start":3177.2599999999998,"end":3178.3999999999996,"speakerId":2},{"text":"ที่สุด","language":"th","start":3178.41,"end":3178.8999999999996,"speakerId":2},{"text":"ไม่เป็นไรเราก็","language":"th","start":3179.16,"end":3181.25,"speakerId":2},{"text":"เชี่ยวชาญ","language":"th","start":3181.52,"end":3182.36,"speakerId":2},{"text":"คนครับ","language":"th","start":3182.5899999999997,"end":3183.3799999999997,"speakerId":8},{"text":"อ่าพอเข้าใจเนอะเพราะงั้นถ้าเกิดว่ารอบนี้ไม่ได้ก็ต้องรอ 21 วันถ้าไม่มีวันนั้นเนอะเพราะฉะนั้นผมบอกว่าเอาตามภาษาของเกษตรสอยคือพลาด","language":"th","start":3183.1299999999997,"end":3193.6499999999996,"speakerId":2},{"text":"ตอน 20 อ่ะ","language":"th","start":3187.96,"end":3189.23,"speakerId":9},{"text":"ครับจริง","language":"th","start":3194.2999999999997,"end":3195.1299999999997,"speakerId":2},{"text":"4 นี้หรือเปล่า","language":"th","start":3194.5899999999997,"end":3195.7499999999995,"speakerId":7},{"text":"กิน 4 21 วันอินทรีย์อยู่แล้วซึ่งหลักการธุรกิจนะครับเช่น","language":"th","start":3196.3999999999996,"end":3200.47,"speakerId":2},{"text":"ของเซ็นเซอร์เนี่ย","language":"th","start":3198.92,"end":3201.4900000000002,"speakerId":2},{"text":"ส่วนใหญ่","language":"th","start":3202.12,"end":3202.5899999999997,"speakerId":2},{"text":"เดี๋ยวๆๆเพราะเกษตรกรไม่ชอบจ่ายชอบรัฐ","language":"th","start":3203.21,"end":3206.36,"speakerId":2},{"text":"เพิ่ม","language":"th","start":3207.3399999999997,"end":3207.8999999999996,"speakerId":9},{"text":"เกษตรกรเนี่ยรู้จักต้นทุนแต่ไม่รู้จักคำว่าลงทุนได้ส่วนใหญ่ยังเป็นอย่างนั้นอีก","language":"th","start":3208,"end":3214.15,"speakerId":2},{"text":"ทุน","language":"th","start":3209.2799999999997,"end":3209.6899999999996,"speakerId":3},{"text":"แต่เคสนี้คือถ้ามันได้ตัวเลขตั้งแต่เด็กมาแล้วเราดูว่า","language":"th","start":3213.7999999999997,"end":3218.43,"speakerId":2},{"text":"เมื่อคนผิดจริงๆ","language":"th","start":3215.19,"end":3216.2200000000003,"speakerId":8},{"text":"คือเนี่ยแล้วก็เนียนนุ่มช่วงเนี้ยมันก็ย้อนกลับมาเสร็จปุ๊บเราก็ส่งช่วงเนี่ยก็ก็จะเดี๋ยวกลับมามาถึงตัวเครื่องวัดใช่ไหมหมายถึง","language":"th","start":3219.08,"end":3229.27,"speakerId":2},{"text":"ข้อมูลสะท้อนกลับได้นะอะไรอย่าง","language":"th","start":3229.25,"end":3232.31,"speakerId":2},{"text":"เนี่ยมีน้ำนน","language":"th","start":3229.31,"end":3231.43,"speakerId":10},{"text":"ทะเครื่องวัดทำได้ถ้าเครื่องวัดทำได้สิ่งแรกที่ได้คือปริมาณน้ำมันต่อตัวอันนี้ชัดเจนว่าตัวไหนมากตัวไหนหมด","language":"th","start":3232.52,"end":3240.7599999999998,"speakerId":2},{"text":"ซึ่งอันดับแรกเลยนะรู้ว่าตัวไหนได้อันที่ สอง คือรู้ว่าเมื่อวานนี้มุมเท่าไหร่วันนี้ได้นมเท่าไหร่มีความผิดปกติเกิดขึ้นไม่ตกกลัวตัวนั้น","language":"th","start":3241.0699999999997,"end":3249.85,"speakerId":2},{"text":"นี่คือ","language":"th","start":3244.14,"end":3245.43,"speakerId":3},{"text":"โยงไปที่สุขภาพอันที่ 3 คือถ้ามัน 3 ารถโยงไปที่วันคลอดและวันพสกเราสามารถได้ใช้ประโยชน์ในเรื่องการวางแผนประสบการณ์กับวางแผนธุรกิจบรรยายและปฏิบัติ","language":"th","start":3251.29,"end":3263.73,"speakerId":2},{"text":"อ่า","language":"th","start":3265.37,"end":3265.65,"speakerId":2},{"text":"แต่มันแล้วก็ทำมาก็คือว่านมที่มากนมที่น้อยบวกกับรูปร่างของพวกเขาเรียกว่าบอดี้คอนดิชั่นสกอร์คะแนนร่างกาย","language":"th","start":3266.3399999999997,"end":3274.0599999999995,"speakerId":2},{"text":"ร้อนกับแห้งว่า","language":"th","start":3269.69,"end":3271.7000000000003,"speakerId":5},{"text":"เราจะรู้เลยว่าวัวตัวเนี่ยกิน","language":"th","start":3275.2999999999997,"end":3277.1499999999996,"speakerId":2},{"text":"หนักพอไม่พอ","language":"th","start":3277.16,"end":3278.2999999999997,"speakerId":2},{"text":"ให้ผอมแต่นมน้อยขนมมากเเล้วปอยไม่พอ","language":"th","start":3279.7599999999998,"end":3283.64,"speakerId":2},{"text":"อ่าใช่มั้ย","language":"th","start":3282.16,"end":3283.06,"speakerId":0},{"text":"อ่า","language":"th","start":3284.02,"end":3284.22,"speakerId":2},{"text":"ถ้าผอมแล้วนมหน่อยมันก็เป็นธรรมชาติเค้าอ้วนแล้วนมไม่มีนี่ไงก็ธรรมชาติกันแล้วยิ่งอ้วนแล้วนมมากอะไรอย่างเงี้ย","language":"th","start":3284.79,"end":3292.32,"speakerId":2},{"text":"มีเฮ","language":"th","start":3287.96,"end":3288.56,"speakerId":7},{"text":"คือมัน 3 ารถเชื่อมโยงได้หลายอย่างนม","language":"th","start":3293.0499999999997,"end":3295.5299999999997,"speakerId":2},{"text":"อันนี้ไม่รวมกับที่บอกเมื่อกี้ฮะไปเชื่อมโยงกับธุรกิจเรื่องของการคัดเลือกการปรับปรุงพันธุ์การว่ายแบบนั้นคง","language":"th","start":3297.54,"end":3305.39,"speakerId":2},{"text":"เนี่ยปิด","language":"th","start":3298.08,"end":3305.33,"speakerId":3},{"text":"จนตอนนี้ก็คือเอาให้ว่า","language":"th","start":3307.29,"end":3308.96,"speakerId":5},{"text":"วัวแต่ละตัวไอเดียจะไปตัวนี้นั้นว่าให้น้ำนมมากเท่าไหร่ในแต่ละวัน","language":"th","start":3309.64,"end":3314.5099999999998,"speakerId":2},{"text":"ฮะแต่ละมื้อแต่ละวัน","language":"th","start":3311.77,"end":3316.53,"speakerId":2},{"text":"จนจบหลักที่เดิน","language":"th","start":3316.85,"end":3318.93,"speakerId":2},{"text":"ใช่","language":"th","start":3317.7999999999997,"end":3318.1,"speakerId":0},{"text":"ปกติเนี่ยในระบบของอุตสา 6 รรมที่เขาทำ","language":"th","start":3318.96,"end":3322.41,"speakerId":2},{"text":"ทำกันก็คือเขาจะวัดเดือน หนึ่ง ครั้ง","language":"th","start":3323.62,"end":3326.14,"speakerId":2},{"text":"แต่คือยอมเสียเวลาวัน หนึ่ง สำหรับวัวแต่ละตัว","language":"th","start":3327.42,"end":3331.4500000000003,"speakerId":2},{"text":"แซมปิ้งมาถึงสุนัขบริษัท","language":"th","start":3331.95,"end":3333.9199999999996,"speakerId":2},{"text":"คุย","language":"th","start":3332.18,"end":3332.48,"speakerId":6},{"text":"มัน","language":"th","start":3333.24,"end":3334.2099999999996,"speakerId":2},{"text":"เตือนเป็นครั้ง","language":"th","start":3335.14,"end":3335.72,"speakerId":2},{"text":"เสร็จแล้วเอาน้ำหนักที่ช่างเดือนที่แล้วเดือนนี้","language":"th","start":3336.5699999999997,"end":3339.41,"speakerId":2},{"text":"มาบวกกันทั้ง สอง ก็พูดด้วยระยะเวลาที่ทางกันระหว่าง 2,000","language":"th","start":3340.5299999999997,"end":3345.08,"speakerId":2},{"text":"แล้วก็แอดสูงว่ามันเป็นปริมาณน้ำนมและช่วงนั้น","language":"th","start":3343.0699999999997,"end":3349.0499999999997,"speakerId":2},{"text":"เขาเรียกว่าเทศน์อิออนไม่ถอดเคสกิลวอไม่ถอดเทปก็คือวันที่ฉันอินถาวรคืออย่าหัก","language":"th","start":3350.1499999999996,"end":3356.6399999999994,"speakerId":2},{"text":"แล้วก็เอามารวมกับทั้งระยะการให้นมตั้งแต่วันคลอดถึงพรรคกรีซแล้วก็แอบสูงว่านั่นคือปริมาณน้ำนมที่โหวตนะผลิตได้ใน หนึ่ง ปี","language":"th","start":3357.75,"end":3366.12,"speakerId":2},{"text":"ใช่คือ","language":"th","start":3358.1299999999997,"end":3358.6499999999996,"speakerId":7},{"text":"แต่ถ้าคุณทำตรงนี้ได้","language":"th","start":3368.2599999999998,"end":3369.9399999999996,"speakerId":2},{"text":"เมื่อหลายวันเต้น หนึ่ง","language":"th","start":3370.62,"end":3372.5299999999997,"speakerId":6},{"text":"ไอ้ที่เอ็กแซ็กท์","language":"th","start":3370.68,"end":3371.6099999999997,"speakerId":2},{"text":"ใกล้เคียงอ่ะมันไม่เป๊ะก็โดนประมาณแบบใกล้เคียงกันคือ","language":"th","start":3373.1099999999997,"end":3375.87,"speakerId":2},{"text":"แต่ตัวแสดงศักยภาพใน หนึ่ง ปีทางธุรกิจใน","language":"th","start":3376.6499999999996,"end":3379.74,"speakerId":2},{"text":"ฟาร์มนั้นเขาล่ะ","language":"th","start":3379.75,"end":3380.49,"speakerId":2},{"text":"เราก็เอากระทรวงมาวางเห้ยถ้าเราเก็บได้แค่ 18 19 ปี 20 ตัว สอง ต้น","language":"th","start":3381.45,"end":3386.62,"speakerId":2},{"text":"ตัว","language":"th","start":3385.0699999999997,"end":3385.33,"speakerId":10},{"text":"เพราะฉะนั้น สอง ตัวไหนควรจะวางแผนในการปรับสุดท้าย สอง ทดแทน สอง ตัวไหนควรจะใช้","language":"th","start":3388.18,"end":3393.39,"speakerId":2},{"text":"เป็นหลักฐานเท่าไหร่","language":"th","start":3393.3999999999996,"end":3394.0299999999997,"speakerId":2},{"text":"หนึ่ง ตัวได้","language":"th","start":3395.42,"end":3395.9300000000003,"speakerId":2},{"text":"กี่บาททำไม","language":"th","start":3395.94,"end":3396.83,"speakerId":2},{"text":"มันถึงวน หนึ่ง ตัวเนี่ยรีบให้นมได้","language":"th","start":3396.8399999999997,"end":3399.0499999999997,"speakerId":2},{"text":"ให้เอาแปลง","language":"th","start":3397.42,"end":3398.65,"speakerId":11},{"text":"กี่ปี","language":"th","start":3399.06,"end":3400.67,"speakerId":3},{"text":"แล้วแต่สุขภาพแต่ส่วนใหญ่ประมาณสัก 8 ถึง 10","language":"th","start":3399.7999999999997,"end":3402.6,"speakerId":2},{"text":"8","language":"th","start":3403.7799999999997,"end":3404.1299999999997,"speakerId":2},{"text":"ปี 8 ถึง 10 ปีก็ประมาณ 6 5 มาตอบอายุ 80 ปีออายุ 80 ปี","language":"th","start":3404.3199999999997,"end":3413.18,"speakerId":2},{"text":"ร้อนชื้นกลัวไม่แก่เลยอโศก","language":"th","start":3412.73,"end":3417.26,"speakerId":2},{"text":"ดูกัน","language":"th","start":3416.06,"end":3416.57},{"text":"แล้วก็นึกว่า","language":"th","start":3417.2999999999997,"end":3418.39,"speakerId":6},{"text":"เป็นข่าวแต่เร็ว","language":"th","start":3418.3999999999996,"end":3419.5099999999998,"speakerId":9},{"text":"ไม่เห็นแบบโอ้โหเนี่ย","language":"th","start":3418.4199999999996,"end":3422.3599999999997,"speakerId":7},{"text":"กลัวผีหรือเปิด","language":"th","start":3421,"end":3422.36,"speakerId":10},{"text":"สาวเกรซร้อนแล้วแกไว้","language":"th","start":3423.66,"end":3424.83,"speakerId":2},{"text":"นึกถึงครับ","language":"th","start":3423.7599999999998,"end":3424.7099999999996,"speakerId":6},{"text":"ปิดหลุมเลยดิ","language":"th","start":3425.8799999999997,"end":3428.0199999999995,"speakerId":4},{"text":"เนียก็เอ่อ","language":"th","start":3428.06,"end":3429.94,"speakerId":2},{"text":"เวลาอ้วกออกมาเสร็จแล้วลูกที่ออกมาเนี่ยมันก็จะ","language":"th","start":3429.98,"end":3432.89,"speakerId":5},{"text":"เออเป็นตัวผู้ตัวเมียไม่เหมือนกันใช่ไหม 55 10","language":"th","start":3434.2999999999997,"end":3438.6699999999996,"speakerId":5},{"text":"แล้วถ้าเป็นตัวผู้ออกมา","language":"th","start":3439.64,"end":3441.1099999999997,"speakerId":5},{"text":"เคยขู่สมัยก่อนก็คือขายภายใน สอง สัปดาห์สมัย","language":"th","start":3441.8799999999997,"end":3446.1699999999996,"speakerId":2},{"text":"ขาย","language":"th","start":3441.96,"end":3442.37,"speakerId":4},{"text":"เอาไปฝึก","language":"th","start":3447.49,"end":3448.14,"speakerId":0},{"text":"กลายเป็นวันนึงแล้วเป็นเงิน หนึ่ง เพราะมันได้ราคาแล้วสมัยก่อนไม่มีลักษเสียงนี้มีหลัก","language":"th","start":3449.41,"end":3455.17,"speakerId":2},{"text":"อ๋อ","language":"th","start":3451.37,"end":3451.8599999999997,"speakerId":6},{"text":"อืม","language":"th","start":3453.5,"end":3453.79,"speakerId":3},{"text":"มีราคาดีกว่ากวนเลยแล้วก็คุณได้ดีด้วย","language":"th","start":3457.3399999999997,"end":3460.5299999999997,"speakerId":2},{"text":"เขาทั้งๆที่ท่านนึกว่าจะเป็นลมหรือเป็นเดือนขึ้นอยู่กับพันธุ์","language":"th","start":3461.2,"end":3464.43,"speakerId":2},{"text":"ทัวร์เหมือนกันแต่อันนี้เลี้ยงเอานมเลี้ยงเอาเนื้อท้าไอ้วัวที่เลี้ยงเอานม","language":"th","start":3464.52,"end":3469.02,"speakerId":2},{"text":"ปิดกล้อง","language":"th","start":3467.0099999999998,"end":3467.49,"speakerId":8},{"text":"อืม","language":"th","start":3470.64,"end":3470.91,"speakerId":0},{"text":"เนื้อวัวหมูเหมือนกัน","language":"th","start":3470.75,"end":3473.28,"speakerId":2},{"text":"ไอจีไปซื้อแม็คโคร","language":"th","start":3475.8999999999996,"end":3477.7999999999997,"speakerId":2},{"text":"ที่เป็น สอง ถึงดำเองว่าพรีเมี่ยมรีบอาเ 4 ยว่าพรีเมี่ยมบีบอ่ะข้างในและข้างหน้าข้างหน้าเห็นว่าแองกัสปี๊บและข้างในวุ่น","language":"th","start":3478.44,"end":3487.58,"speakerId":2},{"text":"ไม่บอกผิวกันแบบ","language":"th","start":3480.56,"end":3482.95,"speakerId":3},{"text":"แล้วขนส่ง","language":"th","start":3487.62,"end":3488.7599999999998,"speakerId":4},{"text":"บอลเกิดบีชและกินเนื้อกระดาน","language":"th","start":3490.02,"end":3492.58,"speakerId":2},{"text":"กินบ่อยอ่ะ","language":"th","start":3492.27,"end":3493.7,"speakerId":2},{"text":"ใหญ่ห้อง สอง แผ่นครับ","language":"th","start":3494.21,"end":3495.3,"speakerId":5},{"text":"เห็นพี่บิวอ่ะนี่ไปซื้อ","language":"th","start":3495.29,"end":3501.71,"speakerId":2},{"text":"ครับ","language":"th","start":3498.3399999999997,"end":3499.12,"speakerId":11},{"text":"หนูไปนู้นเลยไม่รู้ซัดมะตามะ 10","language":"th","start":3500.25,"end":3504.58,"speakerId":9},{"text":"สำหรับเธอฝาก","language":"th","start":3502.35,"end":3503.2799999999997,"speakerId":2},{"text":"ต้นครับต้องตรงข้างให้ตรงหัวโค้งสนามฟุตบอล","language":"th","start":3504.49,"end":3508.8999999999996,"speakerId":2},{"text":"คนนี่ค่ะลูกชาย","language":"th","start":3504.5899999999997,"end":3505.6899999999996,"speakerId":9},{"text":"เอ๋อยู่ข้างล่างฟัง","language":"th","start":3507.3799999999997,"end":3511.18,"speakerId":11},{"text":"เอส้มโรแมนติกไม่ผ่านตอนนี้มี","language":"th","start":3511.2799999999997,"end":3513.6299999999997,"speakerId":9},{"text":"อาจารย์ไม่แนะนำ","language":"th","start":3513.56,"end":3514.62,"speakerId":2},{"text":"ไม่ได้กินนึกเท่าไหร่","language":"th","start":3515.39,"end":3516.48,"speakerId":2},{"text":"เขาเคยไปอ่ะ","language":"th","start":3516.62,"end":3517.91,"speakerId":4},{"text":"นะคะผมเหมือนกันเชื่อว่าพี่แบบ","language":"th","start":3518.5,"end":3521.48,"speakerId":2},{"text":"ทำไมอ่ะคะ","language":"th","start":3519.43,"end":3520.1099999999997},{"text":"พี่โดม","language":"th","start":3520.81,"end":3521.66,"speakerId":9},{"text":"มันถัดไป หนึ่ง","language":"th","start":3521.7,"end":3523.0299999999997,"speakerId":9},{"text":"หลังจากสูงอ่ะ","language":"th","start":3522.06,"end":3523.04,"speakerId":2},{"text":"เอล","language":"th","start":3523.6699999999996,"end":3524.1299999999997,"speakerId":11},{"text":"รู้สึกอันนั้นแหละโดนกทนะ","language":"th","start":3525.06,"end":3531.35,"speakerId":3},{"text":"เห้ย","language":"th","start":3525.33,"end":3526.12,"speakerId":7},{"text":"เออไปๆเนี่ยมรี 9","language":"th","start":3526.73,"end":3528.33,"speakerId":1},{"text":"ก็สมัยกินเยอะดี","language":"th","start":3529.21,"end":3530.78,"speakerId":2},{"text":"แทคบีเนื้อฉีดไขมัน","language":"th","start":3531.0099999999998,"end":3532.47,"speakerId":2},{"text":"บอกก็คือเนื้อแดง","language":"th","start":3535.8999999999996,"end":3537.0799999999995,"speakerId":2},{"text":"เนี่ยแล้วก็เอาไขมันแป้งมารีฟอร์มเป็นของเหลวเนอะแล้วก็ใช้","language":"th","start":3537.0899999999997,"end":3542.4999999999995,"speakerId":2},{"text":"เข็มจำนวนมาก","language":"th","start":3542.5099999999998,"end":3543.2499999999995,"speakerId":2},{"text":"เจาะใจแล้วก็ชิพ","language":"th","start":3543.97,"end":3545.54,"speakerId":2},{"text":"โอ้แล้วก็ซื้อ","language":"th","start":3545.06,"end":3546.43,"speakerId":8},{"text":"ไล่กันไม่เชื่อหรอก","language":"th","start":3547.68,"end":3548.7599999999998,"speakerId":2},{"text":"ชอบไล่ตีเสมอไฮไลท์แล้วไง","language":"th","start":3550.22,"end":3551.2999999999997,"speakerId":2},{"text":"บิ้วอินจี","language":"th","start":3552.23,"end":3553.3,"speakerId":2},{"text":"เรียนรู้มากเกินไป","language":"th","start":3554.93,"end":3555.98,"speakerId":2},{"text":"ลองไปดูนะฮะพี่เหนือใกล้ๆกันนะเวอร์ตี้พรีเมียร์ลีกส่วนใหญ่เป็นนม","language":"th","start":3558.02,"end":3564.53,"speakerId":2},{"text":"เพื่อไทยนี่แหละ","language":"th","start":3566.77,"end":3567.42,"speakerId":2},{"text":"อ่ามีอะไรเพิ่มเติมตายแล้วอัดเทปตรงนี้เลย","language":"th","start":3569.43,"end":3572.3999999999996,"speakerId":2},{"text":"โดยแสดงหรอกคุณตอบ","language":"th","start":3572.89,"end":3578.7799999999997,"speakerId":3},{"text":"ไอ้เวลาเขารู้จักทั้งวงการปิ้งมาใหม่","language":"th","start":3574.8399999999997,"end":3579.16,"speakerId":2},{"text":"อะไรที่จะผิดๆชิง","language":"th","start":3581.0699999999997,"end":3582.12,"speakerId":2},{"text":"แน่ๆ","language":"th","start":3582.1299999999997,"end":3582.4999999999995,"speakerId":5},{"text":"ใครที่คิดไว้ครับ","language":"th","start":3582.75,"end":3584.02,"speakerId":5},{"text":"อะไรนะโทรไทยที่คิดไว้จะเป็นเหมือนประมาณทั้งลมครับที่เราแคร์ครับที่เราติดตั้งอุปกรณ์การวัดเอาไว้แล้วเรียบร้อย","language":"th","start":3584.08,"end":3594.14,"speakerId":5},{"text":"ซึ่งแบบใช่ครับแล้วก็มีเครื่องอ่านตัวแท็กไอดีอยู่ที่จะติดที่พอบวมเนี่ยนะครับโดยระยะไอวีก็อยู่กับมันแม็กซิมั่มคือประมาณเมตรนึง","language":"th","start":3594.3799999999997,"end":3605.2899999999995,"speakerId":5},{"text":"จีน","language":"th","start":3598.96,"end":3600.33,"speakerId":3},{"text":"สวัสดีค่ะ","language":"th","start":3604.5499999999997,"end":3605.4799999999996,"speakerId":3},{"text":"เมตรครึ่งระยะได้ไม่ดี","language":"th","start":3606.4199999999996,"end":3608.5499999999997,"speakerId":5},{"text":"แล้วเวลาเราคำนวณก็คือไอดีเวลาทำไปอยู่ที่ไหนแล้วไอดีได้ระยะเวลานานพอ","language":"th","start":3609.7599999999998,"end":3615.87,"speakerId":5},{"text":"ทั้งหมด","language":"th","start":3612.5699999999997,"end":3612.9999999999995},{"text":"ที่แบบไม่ใช่แบบว่าสุธรรมพันธุ์ผู้อื่นมา","language":"th","start":3616.56,"end":3618.73,"speakerId":5},{"text":"แล้วเราก็จะอันไหนว่านมที่ได้ตรงนั้นครับเป็นของวัวเพราะวันนั้นแล้วก็เราก็จะเอานมข้นนะครับเมื่อเรารีเซ็ตประมาณ 5 7 นาทีหรือว่ามีการ","language":"th","start":3619.7799999999997,"end":3629.3599999999997,"speakerId":5},{"text":"เฉยๆ","language":"th","start":3624.0299999999997,"end":3624.9199999999996,"speakerId":2},{"text":"ขยับขนมเนี่ย","language":"th","start":3629.37,"end":3630.08,"speakerId":5},{"text":"ครับเราก็จะเด็กได้สัมผัสส่งข้อมูลที่ได้ออกไป","language":"th","start":3630.0899999999997,"end":3633.1699999999996,"speakerId":5},{"text":"สุริยะเพราะเราก็เด็กอินทรีย์เด่น","language":"th","start":3630.49,"end":3632.3599999999997,"speakerId":8},{"text":"ติดที่คอแล้วติ๊กค่าไอเฟล","language":"th","start":3633.1099999999997,"end":3635.43,"speakerId":2},{"text":"ไอดีที่ระบุตัวติดที่คอ","language":"th","start":3635.64,"end":3638.3599999999997,"speakerId":5},{"text":"ซิตี้ฟอร์มจะระยะห่างพลาสติกที่ครอบข่าวจะไกลสังเกตไหมภาพเรารั่วซึมว่าวัวนี้คือวัวเนาะนี่นานี่ต้องถ่ายเนอะ","language":"th","start":3640.5499999999997,"end":3650.2499999999995,"speakerId":2},{"text":"แล้วก็","language":"th","start":3640.58,"end":3641.23,"speakerId":5},{"text":"ครับเย้","language":"th","start":3646.0499999999997,"end":3646.9399999999996,"speakerId":3},{"text":"ขอศาลคดีขนาด","language":"th","start":3650.33,"end":3654.12,"speakerId":2},{"text":"อ่า 5 งเนี่ยจะอยู่ตรงกลางเพราะว่าเขาป้องกันไม่ให้วัวปกติในสเตจฉีดซึ่งถ้ามาจะเตะเตะโตวฉีดเราก็","language":"th","start":3651.52,"end":3659.96,"speakerId":2},{"text":"วางตรงที่ไม่","language":"th","start":3660.0899999999997,"end":3661.5599999999995,"speakerId":2},{"text":"ให้มันเติบโตแต่ว่าสิ่งที่ข้าได้","language":"th","start":3661.5699999999997,"end":3664.14,"speakerId":5},{"text":"คือไม่บอก","language":"th","start":3661.7599999999998,"end":3662.47,"speakerId":11},{"text":"ไฟติดที่พุ่งไกลๆพุ่งแต่ไม่ไม่โดนพุ่ง","language":"th","start":3663.8799999999997,"end":3666.6499999999996,"speakerId":2},{"text":"อืมเปรียบก็จะคล้ายกับเว้ยติดที่ขามันจะเกิดอุบัติเทียบกับสภาจะถูกกำหนด","language":"th","start":3667.14,"end":3673.19,"speakerId":2},{"text":"อ่า","language":"th","start":3667.33,"end":3667.84,"speakerId":3},{"text":"สอง เนี่ย","language":"th","start":3670.99,"end":3673.77,"speakerId":2},{"text":"ไอ้ตัวนี้มันก็จะซีซีกับไอ้ตัว สอง ไอ้ตัวเขาเรียกอะไรตัวนี้พอ","language":"th","start":3674.44,"end":3680.76,"speakerId":2},{"text":"อ่าต่อ","language":"th","start":3681.47,"end":3683.5099999999998,"speakerId":3},{"text":"บางคนก็ใช้โซ่ไม่เป็นไรแต่บางคนก็ใช้ตัวเลขที่เป็นเราบังคับติดต่อดีมันก็จะ","language":"th","start":3681.8199999999997,"end":3688.9399999999996,"speakerId":2},{"text":"แต่วันนั้น","language":"th","start":3689.12,"end":3689.99,"speakerId":11},{"text":"ถ้าเกิดว่าเป็นแข้งเอสเอ็มอีที่เป็น","language":"th","start":3690.46,"end":3692.2400000000002,"speakerId":5},{"text":"เหมือนเป็นโซที่เป็นเยื่อบดได้ตลอดเวเนียและปีนี้ขาดแล้วตอนเขาเอาเท้าไปวางเขาดึงโซ่นั้นมาแบบไม่ได้","language":"th","start":3692.29,"end":3700.64,"speakerId":5},{"text":"เหมือนจุด","language":"th","start":3694.49,"end":3695.0099999999998,"speakerId":11},{"text":"โอ้โหคงไม่ก้มไม่ก้มไม่หรอกเก่าแก่","language":"th","start":3698.89,"end":3702.54,"speakerId":2},{"text":"ออกมาเช่นนั้นเลย","language":"th","start":3701.54,"end":3703.06,"speakerId":7},{"text":"ไม่ใช่แบบ","language":"th","start":3705.0099999999998,"end":3706.16,"speakerId":8},{"text":"แฟนๆกันค่ะ","language":"th","start":3705.0699999999997,"end":3706.3399999999997,"speakerId":9},{"text":"แล้วปลายนิ้ว","language":"th","start":3707.31,"end":3708.56,"speakerId":9},{"text":"แต่ทางนี้คือเอาไปส่งไปเทหรือ","language":"th","start":3708.5299999999997,"end":3711.0199999999995,"speakerId":2},{"text":"ว่าทั้งฮา","language":"th","start":3711.0299999999997,"end":3711.7799999999997,"speakerId":2},{"text":"ถังถังรีดอย่างเร็ว","language":"th","start":3711.14,"end":3713.25,"speakerId":5},{"text":"อันนี้อย่างเดียวก็ต้องมาเทที","language":"th","start":3713.2999999999997,"end":3714.97,"speakerId":2},{"text":"ใช่ครับ","language":"th","start":3715.18,"end":3715.83},{"text":"แต่เก็บน้ำหนักไปแล้วไปน้ำหนักเพียงพอ","language":"th","start":3716.2,"end":3718.99,"speakerId":2},{"text":"เกมในแต่ละตัวไปเรียบร้อย","language":"th","start":3719.08,"end":3720.43,"speakerId":5},{"text":"หรือว่า","language":"th","start":3722.8999999999996,"end":3723.4599999999996,"speakerId":9},{"text":"สั้นไปเลย","language":"th","start":3723.71,"end":3724.94,"speakerId":4},{"text":"ที่หมึก","language":"th","start":3724.2999999999997,"end":3724.93,"speakerId":6},{"text":"จะรู้ไว","language":"th","start":3726.74,"end":3727.3599999999997,"speakerId":1},{"text":"ข้างในมัน","language":"th","start":3728.23,"end":3729.54,"speakerId":9},{"text":"จะเหมือนเดิมก็แทนที่จะเป็นก็เป็น","language":"th","start":3729.5499999999997,"end":3732.91,"speakerId":9},{"text":"นั่นคือถ้าเกิดว่าติดที่คอแล้วเป็นประเทศไทยคนอาจจะไม่ทั่วไปผมอาจจะจุกจิกเธอนะเพราะว่าผมอยู่กับบัวอ่า","language":"th","start":3734.85,"end":3743.56,"speakerId":2},{"text":"ต์สิ่งที่คิดแห่ง","language":"th","start":3734.8799999999997,"end":3743.14,"speakerId":6},{"text":"เหมือนกัน","language":"th","start":3744.0099999999998,"end":3745.22,"speakerId":5},{"text":"ไม่รู้แต่ผมคิดว่าข้ามันใกล้กับทางมากกว่า","language":"th","start":3746.1,"end":3749.86,"speakerId":2},{"text":"สวัสดีฮะ","language":"th","start":3749.31,"end":3751.35,"speakerId":3},{"text":"ได้ครับแต่ถ้าวัว","language":"th","start":3750.49,"end":3752.1,"speakerId":2},{"text":"เฒ่าระยะน้อยตัวคอกหอยไปก็จะ","language":"th","start":3752.1099999999997,"end":3755.37,"speakerId":5},{"text":"กิน","language":"th","start":3752.2999999999997,"end":3752.74,"speakerId":7},{"text":"ครับๆ","language":"th","start":3754.8599999999997,"end":3756.9199999999996,"speakerId":1},{"text":"ถูกลงด้วย","language":"th","start":3755.3799999999997,"end":3756.74,"speakerId":5},{"text":"เพลงระยะเท้าปากแบบนี้ก็แค่ 16 10","language":"th","start":3758.9199999999996,"end":3762.5499999999997,"speakerId":2},{"text":"แต่ก็จะปลูก","language":"th","start":3764.0299999999997,"end":3764.8399999999997,"speakerId":2},{"text":"ใช้","language":"th","start":3765.14,"end":3765.48,"speakerId":5},{"text":"แต่กลุ่มเกษตรกรก้ไม่ได้ก็ไม่เคยนึกอยากก้เหมือนกันนะ","language":"th","start":3768.08,"end":3773.73,"speakerId":2},{"text":"เรายังไม่แก่กลุ่มเลยเขาก็คงไม่ยอมก้มมา","language":"th","start":3773.97,"end":3776.4199999999996,"speakerId":2},{"text":"เขาก็ไม่ได้นั่งอยู่ก่อนเขาไม่ใช่","language":"th","start":3776.02,"end":3780.05,"speakerId":2},{"text":"เอเมอรี่","language":"th","start":3779.69,"end":3780.48},{"text":"เข้าที่ตั้ง","language":"th","start":3780.81,"end":3781.7599999999998,"speakerId":2},{"text":"รีบเข้าไปแบบ","language":"th","start":3781.2599999999998,"end":3782.33},{"text":"หรี่แค่ก้มเอา","language":"th","start":3782.3399999999997,"end":3784.3099999999995,"speakerId":9},{"text":"นะครับเอ่อ","language":"th","start":3783.9199999999996,"end":3786.7999999999997,"speakerId":8},{"text":"ไอ้หัวดีแต่ไม่เสร็จเราก็ต้อง","language":"th","start":3784.3799999999997,"end":3786.5099999999998,"speakerId":9},{"text":"แล้วเพราะว่าเดินไปดูส่วนอื่นเขาก็จะไปแน่นอน","language":"th","start":3786.74,"end":3789.3399999999997,"speakerId":9},{"text":"เนี่ยสังเกตไหมเนี่ย","language":"th","start":3789.06,"end":3790.45,"speakerId":2},{"text":"เหนียวการตัวอยู่ใกล้ค่ามากกว่า","language":"th","start":3792.2599999999998,"end":3795.52,"speakerId":2},{"text":"พร้อม","language":"th","start":3794.5699999999997,"end":3794.93,"speakerId":4},{"text":"อือออ","language":"th","start":3798.49,"end":3800.3599999999997,"speakerId":3},{"text":"ต์ซึ่งพื้นตรงนี้จะเอียงใช่ไหมครับ","language":"th","start":3800.3799999999997,"end":3805.0499999999997,"speakerId":5},{"text":"ติดตรงข้อความ","language":"th","start":3801.8999999999996,"end":3802.93,"speakerId":2},{"text":"ปกติจะเอียงเพราะว่าเขาจะให้น้ำไหลลงมาเอียงแล้วแต่สลบของแต่ละบ้าน","language":"th","start":3805.46,"end":3811.19,"speakerId":2},{"text":"สวัสดีค่ะ","language":"th","start":3805.83,"end":3807.74,"speakerId":3},{"text":"ไอติม","language":"th","start":3812.23,"end":3812.64},{"text":"นะครับแล้วทั้งเลียนมทั้ง หนึ่ง เนี่ย","language":"th","start":3812.6499999999996,"end":3815.16,"speakerId":5},{"text":"คือ 5 หนึ่ง 7 นาทีนี้ใช้ทางเดียวเลยไหมครับหรือว่าโอเคครับ","language":"th","start":3816.3799999999997,"end":3821.8499999999995,"speakerId":5},{"text":"แน่นอนนิสวมปุ๊บก็ต้องรอ","language":"th","start":3819.56,"end":3822.54,"speakerId":2},{"text":"ไม่มีทางโดนเคลื่อนไหว","language":"th","start":3824.0099999999998,"end":3825.1299999999997,"speakerId":5},{"text":"เฮ้ยเค้าไม่หล่นหรอกหนังมันตั้งยี่","language":"th","start":3825.74,"end":3827.58,"speakerId":2},{"text":"15L ประสิทธิภาพ","language":"th","start":3827.5899999999997,"end":3828.8399999999997,"speakerId":10},{"text":"อันนี้คือตอนนี้ก็ประมาณ 10 เปอร์เซนต์","language":"th","start":3828.48,"end":3830.13,"speakerId":5},{"text":"ยี่ 5 30L ใช้","language":"th","start":3829.1099999999997,"end":3830.7799999999997,"speakerId":2},{"text":"เขารู้วัวของเขาดีอ่ะเขาไม่เกินรอ","language":"th","start":3833.39,"end":3835.39,"speakerId":2},{"text":"ใช่ครับ","language":"th","start":3836.39,"end":3836.8199999999997,"speakerId":5},{"text":"แท็กท้าวมทบเตือน 25 มีบางตัวไว้เช่นพริกเนี่ยเขาก็จะใส่ตั้งใหญ่หรือไม่ก็ต้องซ้ำ","language":"th","start":3837.7,"end":3844.39,"speakerId":2},{"text":"แต่ส่วนใหญ่ไม่รอคลิปโหมดเดียวไม่มีทางเกินเพราะอะไรเพราะ หนึ่ง หนึ่ง วัน","language":"th","start":3846.83,"end":3852.65,"speakerId":2},{"text":"มันเมื่อเช้าเนี่ยไม่ถึงไอ้ที่ผมบอกสิอ๊า","language":"th","start":3853.5299999999997,"end":3857.6299999999997,"speakerId":2},{"text":"พอลค่อย","language":"th","start":3854.9199999999996,"end":3855.7699999999995},{"text":"สึก 7 7","language":"th","start":3855.7799999999997,"end":3856.91,"speakerId":5},{"text":"โอเคครับ","language":"th","start":3857.2799999999997,"end":3857.99,"speakerId":5},{"text":"หุ้นข่าวแม่ปั้นดังถล่มยิบ","language":"th","start":3858.85,"end":3860.61,"speakerId":9},{"text":"อื้อหือกูมากกว่า 15 15 สอง 30","language":"th","start":3860.0299999999997,"end":3863.0499999999997,"speakerId":2},{"text":"ครับ","language":"th","start":3863.47,"end":3864.39,"speakerId":7},{"text":"ให้เกิน 20 ครั้ง 25","language":"th","start":3864.3799999999997,"end":3866.0199999999995,"speakerId":2},{"text":"ไม่เสียโบตัดเพลง","language":"th","start":3867.89,"end":3869.29,"speakerId":2},{"text":"เอ่อ","language":"th","start":3869.81,"end":3871.06,"speakerId":3},{"text":"น็อคเอาท์ประมาณนี้ไม่งั้นประเด็นความท้าทายคือความชื้นกับกะรัตเกลียด","language":"th","start":3872.5,"end":3876.68,"speakerId":2},{"text":"ต์พกพรรคเองก็ต้องทำแบบสะอาด","language":"th","start":3878.0299999999997,"end":3883.6499999999996,"speakerId":3},{"text":"ความชีวิต","language":"th","start":3878.1299999999997,"end":3878.89,"speakerId":5},{"text":"ไม่มีบ่นใช่ไหม","language":"th","start":3879.98,"end":3880.72,"speakerId":2},{"text":"เฮ้อถอนเพราะแถวนั้นจะชื้นมากเช่น","language":"th","start":3882.16,"end":3885.39,"speakerId":2},{"text":"ต์เทียบกับปีก่อนเนี่ยมันต้อง","language":"th","start":3886.1099999999997,"end":3889.5599999999995,"speakerId":2},{"text":"แต่นั่นมันก็เรื่องของคนเลกชันทำไงให้มันอ่าส่วนใหญ่ก็ส่วนใหญ่เท่าที่พลอยดำเนินชีวิตคนไม่เหมือนที่เราบอกดีหรอกมันก็ส่งงาน","language":"th","start":3890.31,"end":3899.2,"speakerId":2},{"text":"9 สิว","language":"th","start":3890.71,"end":3894.2400000000002,"speakerId":10},{"text":"ออกไป 10 ทิศไอที","language":"th","start":3897.0299999999997,"end":3898.7599999999998,"speakerId":3},{"text":"เสร็จก็ทิ้งไว้เนี่ย","language":"th","start":3899.21,"end":3900.55,"speakerId":2},{"text":"สื่อสารว่าอาหารสด","language":"th","start":3899.83,"end":3901.5,"speakerId":9},{"text":"ร้านแบบร้านศิลปะร้านค้าเชื่อมั่นทั้ง","language":"th","start":3901.6699999999996,"end":3905.24,"speakerId":9},{"text":"ข้างล่างนะ","language":"th","start":3903.1299999999997,"end":3903.7999999999997,"speakerId":2},{"text":"รีดทั้งเชือก","language":"th","start":3905.25,"end":3906.59,"speakerId":11},{"text":"หลังหลังมีน้ำอุ่นนานๆทีก็จะมีกบดาน","language":"th","start":3906.8599999999997,"end":3912.0099999999998,"speakerId":2},{"text":"เนี่ยครับที่บ้าน","language":"th","start":3908.96,"end":3913.12,"speakerId":3},{"text":"แต่ส่วนใหญ่การใช้ยาล้างจานเนี่ย","language":"th","start":3913.2999999999997,"end":3915.87,"speakerId":2},{"text":"คุณแม่น้ำตาลที่สำคัญคือ","language":"th","start":3915.31,"end":3917,"speakerId":9},{"text":"รีเซ็ตแทน","language":"th","start":3917.1899999999996,"end":3918.0299999999997,"speakerId":2},{"text":"แล้วก็คลอรีน","language":"th","start":3919.33,"end":3920.18,"speakerId":2},{"text":"แล้วก็วางตากแดด","language":"th","start":3922.06,"end":3922.92,"speakerId":2},{"text":"แล้วเขาจะทั้งรีดนมบัญชีดำ","language":"th","start":3924.3199999999997,"end":3927.5499999999997,"speakerId":5},{"text":"ตเป็นความ 3","language":"th","start":3928.43,"end":3930.7599999999998,"speakerId":5},{"text":"ถ้าหัวน้อยก็มีทางเดียว","language":"th","start":3929.49,"end":3931.62,"speakerId":2},{"text":"15 ตัวต่อทางเดียวแล้วก็ค่อยเปลี่ยนเปลี่ยน","language":"th","start":3930.77,"end":3933.56,"speakerId":5},{"text":"เออเปลี่ยนแปลงเทพ","language":"th","start":3932.3599999999997,"end":3934.1699999999996,"speakerId":7},{"text":"ปกติเขาจะมีอย่างน้อย สอง ทางเนาะเค้าไม่รีบทีละตัวเขาเขาเรียกวางตัวนี้เสร็จก็ไปวางอีกตัวตัวนี้แล้วก็กลับมาเปิดตัวนี้ไปวางตัว สอง ตัวนี้มันตัว 302","language":"th","start":3933.7999999999997,"end":3945.6499999999996,"speakerId":2},{"text":"รีระสัง","language":"th","start":3937.49,"end":3938.2599999999998,"speakerId":5},{"text":"ตัวกันไป","language":"th","start":3939.75,"end":3940.75,"speakerId":9},{"text":"ตอนแรกเสร็จ","language":"th","start":3942.3399999999997,"end":3942.85,"speakerId":9},{"text":"ก็อดแล้วก็เป็นจัดการศึกษาใหม่ๆเนี่ย","language":"th","start":3942.8599999999997,"end":3946.3599999999997,"speakerId":9},{"text":"สราวุฒิคงไม่กลมแต่ว่า","language":"th","start":3947.1899999999996,"end":3949.3399999999997,"speakerId":2},{"text":"คือ","language":"th","start":3950.58,"end":3950.97,"speakerId":3},{"text":"ก้น","language":"th","start":3950.6,"end":3950.8399999999997,"speakerId":2},{"text":"ราหูๆไอโซแอลคนติดที่บริเวณที่สุดกำหนดเช่นเดิมที่ที่ สอง เรียนที่ไหนที่กระเทาเขาจะต้องเอาอะไรสักอย่างมาแต่งเขาจะพับ","language":"th","start":3950.98,"end":3963.15,"speakerId":2},{"text":"อ๋อ","language":"th","start":3956.16,"end":3956.85,"speakerId":3},{"text":"แบบ","language":"th","start":3958.23,"end":3959.43,"speakerId":3},{"text":"นี้","language":"th","start":3960.1699999999996,"end":3960.4099999999994,"speakerId":3},{"text":"อธิบายหน่อยก็หยิบ","language":"th","start":3962.5499999999997,"end":3964.3799999999997,"speakerId":11},{"text":"อะไรแบบนั้นสักเนี่ยจะทำเพิ่มนะคะ","language":"th","start":3964.39,"end":3967.72,"speakerId":9},{"text":"มันไม่ได้แปลว่าอะไร","language":"th","start":3964.5299999999997,"end":3965.2999999999997,"speakerId":2},{"text":"อ่ะแบบแบบแบบว่ามีแต่ q สักทีโดยบกแล้วก็เอาแท็กแสดงมาแล้วก็กรอก","language":"th","start":3965.31,"end":3971.92,"speakerId":1},{"text":"ที่ทำอีก","language":"th","start":3971.0899999999997,"end":3971.8299999999995,"speakerId":5},{"text":"สมมุติธรรมขัดสร้อยคอสร้อยคออ่ะพอ","language":"th","start":3973.6299999999997,"end":3976.8999999999996,"speakerId":9},{"text":"เหมือนกราบเลยหรอใช่ครับ","language":"th","start":3974.1699999999996,"end":3975.9399999999996,"speakerId":2},{"text":"เอ่อเข้าท่าแบบง่ายๆก็คือก็เป็น สอง อ่ะเพราะปกติหัวมันจะเข้า สอง เดิม","language":"th","start":3975.95,"end":3982.3399999999997,"speakerId":2},{"text":"ใช่","language":"th","start":3980.0099999999998,"end":3980.43,"speakerId":3},{"text":"ตัวเดิมจะเข้าซองเดิมๆตลอด","language":"th","start":3983.77,"end":3985.3,"speakerId":5},{"text":"ต์กล่าวไปว่า","language":"th","start":3986.14,"end":3988.19,"speakerId":11},{"text":"เห็นตัววัด สอง เรา","language":"th","start":3987.6899999999996,"end":3989.3399999999997,"speakerId":2},{"text":"เป็น","language":"th","start":3988.2,"end":3988.85,"speakerId":11},{"text":"ไหมใช่ไม่ใช่หมายถึงว่าไอ่ถึงว่าสมมุติว่ามีการ์ดขึ้นมา","language":"th","start":3989.3999999999996,"end":3992.6899999999996,"speakerId":2},{"text":"ไอ้วัวตัวนี้เขาจะรู้แล้ว","language":"th","start":3992.97,"end":3994.1299999999997,"speakerId":2},{"text":"อากาศเบอร์นี้ก็เอากราดตอนนี้มา","language":"th","start":3994.14,"end":3996.19,"speakerId":2},{"text":"8 9","language":"th","start":3996.2,"end":3997.27,"speakerId":2},{"text":"คือคือ","language":"th","start":3998.0699999999997,"end":3999.7299999999996,"speakerId":3},{"text":"แกะการ์ดวางไว้ตรงตรงโซนไหนก็ได้","language":"th","start":3998.8599999999997,"end":4001.2999999999997,"speakerId":2},{"text":"จะทำมันไม่ได้เป็นภาระ","language":"th","start":4000.9199999999996,"end":4003.5699999999997,"speakerId":2},{"text":"อันนี้คือ","language":"th","start":4002.2999999999997,"end":4002.9199999999996,"speakerId":7},{"text":"เอ้าเราก็ไปเรียนรู้เขาเนี่ยเขาทำเราก็ตามนั้นถ้าไม่ทำเราก็กลับมาแต่ส่วนใหญ่","language":"th","start":4003.71,"end":4009.54,"speakerId":2},{"text":"โจทย์ หนึ่ง ก็คือทำไงให้เค้าทำได้แบบถ้ามันภาระมากเกิน","language":"th","start":4008.45,"end":4013.3999999999996,"speakerId":2},{"text":"แล้วเขาจะซื้อสะสม","language":"th","start":4013.41,"end":4014.46,"speakerId":2},{"text":"11 เฟซบุ๊กมีวิธีเดียวพีคอนแต่ตอนแรก","language":"th","start":4014.99,"end":4017.7299999999996,"speakerId":2},{"text":"ให้กล้องแตกได้อีกด้วย","language":"th","start":4017.77,"end":4019.41,"speakerId":7},{"text":"ยังไม่ถึงไหนเลยหรอวะ","language":"th","start":4018.74,"end":4019.89,"speakerId":10},{"text":"ก้มเนี่ยเนี่ย","language":"th","start":4020.85,"end":4023.91,"speakerId":8},{"text":"ผมเนี่ยก็อันตรายเพราะว่ามันมันแคบดูดิ","language":"th","start":4021.02,"end":4024.41,"speakerId":2},{"text":"ได้บ้าง","language":"th","start":4024.0099999999998,"end":4024.66,"speakerId":9},{"text":"ผมคิดภาพไม่ออกไปคิด","language":"th","start":4024.83,"end":4025.86,"speakerId":2},{"text":"ว่าเขาจะไปกรม","language":"th","start":4025.87,"end":4026.71,"speakerId":2},{"text":"เอ่อแต่ว่าถ้าเกิดเป็นอย่างงี้ปกติมันจะเป็นไปป์ไลน์ของเราคงไม่ใช่เป้าหมายความ","language":"th","start":4026.8999999999996,"end":4031.16,"speakerId":2},{"text":"อ่ะ","language":"th","start":4031.29,"end":4031.47,"speakerId":7},{"text":"จ่ายแค่ไม่ใช่เป้าหมายป่านนี้เราคงเว้นเป้าหมาย","language":"th","start":4033.02,"end":4035.83,"speakerId":2},{"text":"วัดความที่เป็นทั้งไม่ใช่ไปไล่ก็มีเยอะใช่มะ","language":"th","start":4035.98,"end":4038.47,"speakerId":5},{"text":"เย้ยๆเยอะมาก","language":"th","start":4039.2999999999997,"end":4040.7999999999997,"speakerId":2},{"text":"ผมค์ 70% 80%","language":"th","start":4039.39,"end":4042.46,"speakerId":5},{"text":"8","language":"th","start":4041.21,"end":4041.94,"speakerId":1},{"text":"ได้มาทิ้ง","language":"th","start":4044.68,"end":4045.8599999999997,"speakerId":8},{"text":"แบบเป็น","language":"th","start":4045.33,"end":4046.08,"speakerId":1},{"text":"เป็นไปก็ติดเป็นใครยังไม่กลับบ้านเป็น","language":"th","start":4046.89,"end":4050.66,"speakerId":2},{"text":"รู้ตัวแล้วปกติเวลา","language":"th","start":4047.3199999999997,"end":4049.0299999999997,"speakerId":10},{"text":"เขาขายขนมจีบมีบริษัทใหญ่ที่เป็นบริษัทผลิตนมเขาเขาทำเอ็มโอยูจ้างเกษตรกรผลิตออกมาแล้วเขาจะซื้อจากเกษตรซื้อจากส 6 รณ์อย่างเดียว","language":"th","start":4049.04,"end":4058.21,"speakerId":5},{"text":"ส 6 รณ์ท่าฟาร์มขนาดกลางใหญ่ส่วนใหญ่จะมีความแตกแต่ว่าเฟรมขนาดเล็กก็ไม่ซื้อโดยตรงวุ่นวายเขาต้องหาส 6 รณ์เนี่ยส 6 รณ์ก็เหมือน","language":"th","start":4056.9399999999996,"end":4066.9799999999996,"speakerId":2},{"text":"อ๋อ","language":"th","start":4061.52,"end":4061.91,"speakerId":10},{"text":"อ่า","language":"th","start":4063.3199999999997,"end":4063.72,"speakerId":3},{"text":"กับเป็นร่วม","language":"th","start":4066.99,"end":4068.16,"speakerId":8},{"text":"ทั้งนี้","language":"th","start":4067.6699999999996,"end":4068.1299999999997,"speakerId":3},{"text":"ก็เป็นความอาการ","language":"th","start":4068.8799999999997,"end":4070.0599999999995,"speakerId":2},{"text":"ส 6 รณ์ราคายังปกติ","language":"th","start":4069.6,"end":4071.16,"speakerId":9},{"text":"ซึ่งความขนาดใหญ่เขาจะมีระบบวับอะไรพวกนี้อยู่แล้ว","language":"th","start":4071.8599999999997,"end":4074.8099999999995,"speakerId":5},{"text":"เท่านั้นส่วนยีสต์แต่ว่าก็แค่มี","language":"th","start":4074.8199999999997,"end":4078.7099999999996,"speakerId":2},{"text":"คิดยังไง","language":"th","start":4075.2999999999997,"end":4075.7699999999995,"speakerId":0},{"text":"เอาไหมใช่ไม่ใช่","language":"th","start":4078.3799999999997,"end":4080.0399999999995,"speakerId":5},{"text":"เหมือนกับตามที่สุพรรณ","language":"th","start":4081.1099999999997,"end":4084.0799999999995,"speakerId":2},{"text":"มีแม่รีดพันแม่","language":"th","start":4084.79,"end":4086.58,"speakerId":2},{"text":"มีเทคโนโลยีในการจัดเก็บโตเลทนี้แฟนรายมีวัด","language":"th","start":4087.25,"end":4092,"speakerId":2},{"text":"ว่าเขาไม่ได้แคร์เรื่องขนาดความถูกต้องเรื่องเออเร่อ","language":"th","start":4087.3799999999997,"end":4097.349999999999,"speakerId":2},{"text":"สุดท้ายก็คือมีข้อมูล","language":"th","start":4098.53,"end":4100.63,"speakerId":2},{"text":"ไม่ได้ใช้ประโยชน์คน","language":"th","start":4101.639999999999,"end":4102.8099999999995,"speakerId":2},{"text":"เอาๆยังไม่วัวเหมือนเดิมสะสมปั่นปลามาเหมือนติดตั้งได้งอนมากเบาบาง","language":"th","start":4103.62,"end":4109.58,"speakerId":2},{"text":"บางมีหลายรูปแบบไง","language":"th","start":4108.66,"end":4123.349999999999,"speakerId":3},{"text":"หายาก","language":"th","start":4111.66,"end":4112.43,"speakerId":2},{"text":"ยกเว้นโอ้ยเชียงใหม่เฟรชมิลค์ว่าเชียงใหม่เฟรชมิลค์ก็จะเป็น","language":"th","start":4113.5,"end":4117.22,"speakerId":2},{"text":"กึ่งโชว์เพื่อดึงเอาเครดิตทางธุรกิจแบบ","language":"th","start":4117.99,"end":4121.5599999999995,"speakerId":2},{"text":"เฮ้ย","language":"th","start":4124.11,"end":4124.5,"speakerId":8},{"text":"ผมว่าตั้งเป้าไว้ที่ขนาดกอดเกษตรกรรายย่อยการหักตรายางหาดใหญ่เนี่ย","language":"th","start":4126,"end":4131.84,"speakerId":2},{"text":"ต์เข้าช่วยเหลือตัวเองได้","language":"th","start":4129.55,"end":4132.46,"speakerId":8},{"text":"อ่ะ","language":"th","start":4132.47,"end":4132.92,"speakerId":6},{"text":"ถึงเอ่อตัวของวิตามินซีนกวัวตัวเรือนจะเข้าซองเดิมตลอดใช่","language":"th","start":4133.67,"end":4140.62,"speakerId":5},{"text":"ส่วนใหญ่ไม่ได้ปรับเกษตรกรดี","language":"th","start":4141.16,"end":4145.5599999999995,"speakerId":2},{"text":"อ๋อส่วนของซึ่งกับตัว","language":"th","start":4141.88,"end":4143.67,"speakerId":5},{"text":"เป็นมันขึ้นอยู่กับหัวมากกว่าเกษตรกรแล้ว","language":"th","start":4145.72,"end":4149.610000000001,"speakerId":2},{"text":"ขบวนจะเลือกช่องเอง","language":"th","start":4149.45,"end":4150.74,"speakerId":5},{"text":"มั่วมันเขาเคยเข้าช่วงไหนมันก็เข้าช่องนั้น","language":"th","start":4150.99,"end":4153.5,"speakerId":2},{"text":"อ่ะ","language":"th","start":4153.51,"end":4154.43,"speakerId":8},{"text":"ในช่วง หนึ่ง ในหัวเข่าลายปืน","language":"th","start":4153.54,"end":4155.57,"speakerId":2},{"text":"สมมุตินึกภาพให้เธออธิบายยังไงปกติเนี่ยร่วงใหม่มามันก็จะถูกจัดลำดับชั้นเนอะ","language":"th","start":4156.41,"end":4163.7,"speakerId":2},{"text":"กับลูกทำเชียงรายนิยม","language":"th","start":4163.9,"end":4166.86,"speakerId":9},{"text":"กลัว 9 เนี่ยกลัว 9 เนี่ยนึกถึงภาพเดียวว่าเราเตรียมวัวฝูงนึงเนอะแล้วปล่อยให้มันกรูเข้าไปที่คอมันจะเลือก","language":"th","start":4163.96,"end":4171.99,"speakerId":2},{"text":"ไอ้","language":"th","start":4171.57,"end":4171.84,"speakerId":5},{"text":"วัวตัวที่มันเคยเข้าฟอกไตมันก็จงเดินตรงไปของคุณไม่สนใจคนอื่นเอาเข้าเ 4 ยงที่จะยื่นต่อ","language":"th","start":4171.849999999999,"end":4177.499999999999,"speakerId":2},{"text":"เจอแหวนไอ้วัวตัวที่ถูกแย่งคอกกั้นหมาไม่ได้จริงๆก็จะไปหา","language":"th","start":4178.38,"end":4182.36,"speakerId":2},{"text":"นะฮะมาเป็นอีกทางได้ซักฟอก","language":"th","start":4182.51,"end":4187.4400000000005,"speakerId":11},{"text":"ไม่รอไม่รอผ่านสุด","language":"th","start":4183.66,"end":4187.17,"speakerId":2},{"text":"เลยบังเอิญเท่าไอ้ สอง ตัวนี้มันเคยเข้าคอกเดียวกันแบบนี้กันแย่งกันมีสวัสดิ์สวัสดิ์ทุกข้อก็จะยากก็แบบว่าคือมันก็เป็นไปได้ที่บัวมันสัมผัสจะต้องมาขอให้วัวตัวนั้นเข้าคอกเตรียมไว้พอภาษาจีนอะไร","language":"th","start":4187.45,"end":4202.0599999999995,"speakerId":2},{"text":"แล้วสสแบบ","language":"th","start":4192.2,"end":4193.15,"speakerId":9},{"text":"แผ่นหมูอกลัวมันเลือกเอง","language":"th","start":4194.5199999999995,"end":4198.65,"speakerId":6},{"text":"ถามแพทย์ก็อย่า","language":"th","start":4203.2699999999995,"end":4204.83,"speakerId":11},{"text":"วันนี้เนี่ยบริษัทเนี่ยครึ่ง หนึ่ง หากว่ายังไงครับ","language":"th","start":4204.099999999999,"end":4210.23,"speakerId":3},{"text":"เพิ่งเคยเจอบอสยากแบบว่า","language":"th","start":4204.84,"end":4206.84,"speakerId":9},{"text":"ทวีตมัวริซ 10 ตัวเนี่ยพอครีบแบบถักให้แตกคาคอกอย่างเงี้ยแหละต้องมีโดน","language":"th","start":4206.849999999999,"end":4212.419999999999,"speakerId":9},{"text":"และยิ่งนะถ้าเกิดว่ามีสายจากพรรคเนี่ยขึ้นมาแล้วก็ไม่รู้ต่อผู้กดเบอร์ หนึ่ง สอง 3 4","language":"th","start":4213.349999999999,"end":4219.509999999999,"speakerId":2},{"text":"สวัสดีค่ะ","language":"th","start":4217.5199999999995,"end":4219.29,"speakerId":7},{"text":"ฟาร์มนึงมีไม่ถึงร้อยตัว","language":"th","start":4220.69,"end":4222.36,"speakerId":2},{"text":"กดที่ไหนก่อนที่บทที่ผ่านมา","language":"th","start":4223.36,"end":4225.259999999999,"speakerId":4},{"text":"ให้รู้ดีว่า","language":"th","start":4224.46,"end":4225.61,"speakerId":2},{"text":"สรุป 6 จุดเนี่ยๆเนี่ยก่อนก็คือเขาวิวหันมาหรือเขียนเข็นผักทำไมแนนได้ทั้ง สอง แบบทำใจฮิ้วเนี่ย","language":"th","start":4227.11,"end":4238.719999999999,"speakerId":2},{"text":"ตอนจังหวัดเอาของซื่อสัตย์","language":"th","start":4234.04,"end":4241.61,"speakerId":2},{"text":"กำลังคิดอยู่ไหมครับเพราะในอดีต","language":"th","start":4239.7699999999995,"end":4241.69,"speakerId":1},{"text":"คือ สอง อันนี้เรา","language":"th","start":4242.65,"end":4243.7,"speakerId":2},{"text":"ไม่มีรเรื่องแต่งได้ไหม","language":"th","start":4243.55,"end":4246.12,"speakerId":8},{"text":"ใช้นิ้วโป้งนิ้วเข้าซื้อตัวนี้เข้าซื้อตัวนี้นิ้วคลอเขาเรียกว่านิวคลอแค่เอามาแค่เอาเขาเรียกว่าเอาคลอนสวมเข้าไปหัวนม","language":"th","start":4243.71,"end":4253.56,"speakerId":2},{"text":"สวัสดี","language":"th","start":4251.76,"end":4253.56,"speakerId":3},{"text":"เพราะว่าถ้าสวมไม่ดีส่วนไม่ดีเนี่ยตรงนี้ฮักน้องเด็กเตาเซฟนั้นก็ต้องศพแล้วเวลากดเนี่ยเขาก็ปลดจากตรงนี้ดึงเอาตรงๆบนจุดเพื่อปลดบิ","language":"th","start":4254.42,"end":4264.83,"speakerId":2},{"text":"ลิชล้มแล้วก็แล้วก็อก","language":"th","start":4264.84,"end":4270.1900000000005,"speakerId":8},{"text":"อ๋อ","language":"th","start":4266.96,"end":4267.51,"speakerId":1},{"text":"เราเปลี่ยนอะไหล่ใต้ท้องหัวไหล่มะเราสามารถติดอะไรใต้ท้องวัวได้ไหม","language":"th","start":4271.05,"end":4274.68,"speakerId":5},{"text":"พระเอก","language":"th","start":4271.07,"end":4271.63,"speakerId":3},{"text":"นะเราแค่อย่าไปติดเลยวัวมานอนครับ","language":"th","start":4272.5,"end":4276.25,"speakerId":2},{"text":"อ่อแล้วถ้าที่คาด","language":"th","start":4276.099999999999,"end":4278.709999999999,"speakerId":5},{"text":"ดีที่สุดคือที่กล่าวหา","language":"th","start":4279.82,"end":4281.21,"speakerId":2},{"text":"ข่าวนี้ได้ส่งจุดตรง","language":"th","start":4282.48,"end":4283.91,"speakerId":2},{"text":"แคนนอนก็คือไม่ถึงเขา","language":"th","start":4284.57,"end":4286.59,"speakerId":2},{"text":"ด้านล่าง","language":"th","start":4287.2699999999995,"end":4288.219999999999,"speakerId":7},{"text":"แท่งเนี่ยไม่เกินเขา","language":"th","start":4290.84,"end":4292.45,"speakerId":2},{"text":"ส่วนใหญ่ก็จะติดที่แข่ง","language":"th","start":4293.49,"end":4294.82,"speakerId":2},{"text":"แล้วก็ตั้งสวัสดิ์","language":"th","start":4293.79,"end":4295,"speakerId":3},{"text":"หากคุณสมมติไปสนุกสนานหรอก","language":"th","start":4295.01,"end":4296.95,"speakerId":9},{"text":"ที่แข่งนี้ระยะห่างจากฝั่งประมาณเท่าไหร่ถ้าติดที่แข่งระยะห่างจากทั้งจะประมาณ","language":"th","start":4295.19,"end":4299.79,"speakerId":5},{"text":"เนาะอะฮะ","language":"th","start":4296.96,"end":4299.86,"speakerId":8},{"text":"เท่าไหร่","language":"th","start":4299.8,"end":4300.42,"speakerId":5},{"text":"ไม่ถึงเมตรหรอกเมื่อกี้เห็นไหมเนี้ย","language":"th","start":4299.97,"end":4303.33,"speakerId":2},{"text":"วางตรงกลางตัวได้มั้ง","language":"th","start":4303.45,"end":4306.63,"speakerId":2},{"text":"สัตว์ 57","language":"th","start":4304.46,"end":4305.42,"speakerId":5},{"text":"อันนี้เป็นผลเถอะผมไว้ตอนที่หมอพสกนิกรรู้สึกแบบ","language":"th","start":4307.26,"end":4312.360000000001,"speakerId":8},{"text":"รอจูน","language":"th","start":4307.86,"end":4309.5599999999995,"speakerId":5},{"text":"เขาไม่เคยเขียนอะไรพี่อยากได้น้องผมกลัวหรือนะ","language":"th","start":4309.78,"end":4315.259999999999,"speakerId":0},{"text":"ก็คงเจ็บเดียเจ๋งคุณภาพอากาศเพื่อช่วยพบร์พอเห็น","language":"th","start":4312.78,"end":4318.3099999999995,"speakerId":2},{"text":"มะโนผอบอกแต่","language":"th","start":4315.9,"end":4318.429999999999,"speakerId":8},{"text":"เขียนผมกูอ่านเลย","language":"th","start":4318.32,"end":4319.59,"speakerId":5},{"text":"มีหลายอย่าง","language":"th","start":4318.54,"end":4319.14,"speakerId":8},{"text":"เพราะว่า","language":"th","start":4326.15,"end":4326.79,"speakerId":9},{"text":"เนี่ยในนี้ก็นี้ก็วางไว้ด้านหน้าป่ะก็จะกันวัวเตะ","language":"th","start":4327.58,"end":4333.32,"speakerId":2},{"text":"นางระหว่างยิ้ม","language":"th","start":4328.2699999999995,"end":4329.589999999999,"speakerId":3},{"text":"บางทีก็มักจะนะ","language":"th","start":4333.7,"end":4334.83,"speakerId":9},{"text":"ครับเนี่ยเวลาก็จับก็จับแค่เนี้ยคลองเนี่ย","language":"th","start":4334.15,"end":4339.089999999999,"speakerId":2},{"text":"ส่งของหลังโอนคุณพ่อเขาด้วย","language":"th","start":4334.84,"end":4337.39,"speakerId":9},{"text":"อันนี้มิวล้ม","language":"th","start":4339.38,"end":4340.08,"speakerId":2},{"text":"บ่อย","language":"th","start":4340.09,"end":4343.17,"speakerId":2},{"text":"สวัสดี","language":"th","start":4340.349999999999,"end":4342.919999999999,"speakerId":3},{"text":"ตกเกษตรกรเขามีความ 3 ารถในการใช้เทคโนโลยีระดับ","language":"th","start":4342.929999999999,"end":4345.5599999999995,"speakerId":5},{"text":"ใช่ฮะไม่ถึงว่า","language":"th","start":4345.69,"end":4347.4,"speakerId":5},{"text":"รู้ว่าเป็นรุ่น","language":"th","start":4348.59,"end":4350.06,"speakerId":5},{"text":"ใช้มือถือได้ต้อง","language":"th","start":4349.32,"end":4350.8099999999995,"speakerId":2},{"text":"อื่นก็ใช้สมาร์ทโฟนใช้แบบกินจิ้มจอดำ","language":"th","start":4350.82,"end":4354.92,"speakerId":9},{"text":"สำหรับเสียดายในหลายมีมือถือ","language":"th","start":4351.13,"end":4354.2,"speakerId":5},{"text":"มีมือถือใช้ไลน์อะไรเงี้ยได้พื้นฐานอะมากกว่านั้น","language":"th","start":4354.94,"end":4360.08,"speakerId":2},{"text":"เอ่อ","language":"th","start":4359.19,"end":4359.99,"speakerId":3},{"text":"เยอะ","language":"th","start":4360.09,"end":4360.71,"speakerId":2},{"text":"เอกมันขึ้นอยู่กับใครไงคือเดี๋ยวนี้มันมีจบวิศวะไปทำฟาร์มก็มีเด็กรุ่นใหม่แต่ถ้าเป็นคนรุ่นเก่าเลยอ่ะ","language":"th","start":4362.15,"end":4371.879999999999,"speakerId":2},{"text":"บางคนมีแล้ว","language":"th","start":4363.5199999999995,"end":4365.389999999999,"speakerId":11},{"text":"แค่มีมือถือ","language":"th","start":4372.599999999999,"end":4373.549999999999,"speakerId":2},{"text":"แล้วถ้าเรามีข้อมูลให้เขา","language":"th","start":4374.76,"end":4377.17,"speakerId":5},{"text":"เราต้องไปเทรน","language":"th","start":4377.36,"end":4378.28,"speakerId":2},{"text":"ออก","language":"th","start":4378.66,"end":4379.889999999999,"speakerId":3},{"text":"ทุกเทคโนโลยีสารทำงานคือเอาไปให้เขาต้องไปช่วยเขาและติดตามนิดหน่อยเขาใช้เปลี่ยนระดับ","language":"th","start":4379.62,"end":4385.5599999999995,"speakerId":2},{"text":"ถ้าเราบอกว่าวางไว้ใครสนใจมามีเพราะกลัวเพราะกลัวกับเขากลัวความแตกต่างของกลัวของแปลกแต่ถ้าเราไปเสาร์อาทิตย์นี้เค้าแล้วเค้ารู้สึกมันได้ประโยชน์แต่คุณกอะ","language":"th","start":4389.0199999999995,"end":4400.08,"speakerId":2},{"text":"เกษตรกรไทย","language":"th","start":4401.25,"end":4401.9,"speakerId":2},{"text":"เอาเลยดีกว่าเยอะครับประมาณ","language":"th","start":4401.389999999999,"end":4407.999999999999,"speakerId":3},{"text":"ครับๆที่แบบ","language":"th","start":4402.66,"end":4405.9,"speakerId":11},{"text":"ลูกศิษย์ผมอยู่ซีพีเมจิมีเครือข่ายมาพวกนี้ถ้าคนสุดท้ายเสร็จผมลองถาม","language":"th","start":4406.0599999999995,"end":4411.639999999999,"speakerId":2},{"text":"เพราะว่าทุกๆ ศูนย์ รับนมสนใจมากเลยเริ่มจากท่าหมูในหลาย","language":"th","start":4413.73,"end":4418.259999999999,"speakerId":2},{"text":"ตัว","language":"th","start":4418.2699999999995,"end":4418.7,"speakerId":2},{"text":"เขาวางแผนจะบริหารด้วยการเล่นงานส่งเสริมประสิทธิภาพดี","language":"th","start":4419.09,"end":4423.7,"speakerId":2},{"text":"อยากจะ","language":"th","start":4427.05,"end":4427.51,"speakerId":11},{"text":"ขนาดวุฒิสภา","language":"th","start":4430.94,"end":4431.95,"speakerId":9},{"text":"แนะนำตัว","language":"th","start":4433.19,"end":4434.929999999999,"speakerId":2},{"text":"เพียงแต่ใช่ไหม","language":"th","start":4436.5199999999995,"end":4438.0599999999995,"speakerId":3},{"text":"มีความไปข้างหน้า","language":"th","start":4436.7699999999995,"end":4437.8099999999995,"speakerId":2},{"text":"มันอยู่ฟอร์มแวงหน้า","language":"th","start":4439.4,"end":4441.03,"speakerId":2},{"text":"กูขอโทษครับ","language":"th","start":4442.639999999999,"end":4443.419999999999,"speakerId":5},{"text":"ก็แหม","language":"th","start":4445.429999999999,"end":4446.299999999999,"speakerId":2},{"text":"อ๋อ","language":"th","start":4445.96,"end":4446.92},{"text":"อาร์มี่ใน 3 เลยเพิ่มเติมครับ","language":"th","start":4448.91,"end":4450.63,"speakerId":2},{"text":"เรื่องบินจี","language":"th","start":4455.349999999999,"end":4456.499999999999,"speakerId":11},{"text":"ทำหน้าที่ในใจฝาก","language":"th","start":4456.55,"end":4457.820000000001,"speakerId":1},{"text":"สเจ้าตอนแรกอ่ะครับก็คือปิดเกษตรกรเนี่ยคือเขาจำบัวตัวเองได้แบบ 35 ตัว","language":"th","start":4457.83,"end":4466.6,"speakerId":2},{"text":"นะครับ","language":"th","start":4458.11,"end":4458.41,"speakerId":7},{"text":"โทรไปในการลูกค","language":"th","start":4464.11,"end":4466.63,"speakerId":11},{"text":"กำไรทุกตัวแต่ว่าในช่วงเวลานั้นน่ะนะครับใครเพราะการในอดีต","language":"th","start":4467.29,"end":4473.3,"speakerId":2},{"text":"กสทช","language":"th","start":4468.55,"end":4468.900000000001,"speakerId":4},{"text":"แต่","language":"th","start":4472.929999999999,"end":4473.24,"speakerId":9},{"text":"เชื่อทำได้หมด","language":"th","start":4473.25,"end":4474.23,"speakerId":9},{"text":"เพราะเขาตั้งชื่อไว้ด้วย","language":"th","start":4474.71,"end":4476.71,"speakerId":2},{"text":"เม๋อเล่น","language":"th","start":4475.15,"end":4477.2,"speakerId":10},{"text":"ถ้าจะให้เปรียบเทียบไม่ได้ไม่งั้นข้อมูล","language":"th","start":4477.63,"end":4479.46,"speakerId":2},{"text":"ต์อาจารย์","language":"th","start":4480.3,"end":4485.74,"speakerId":3},{"text":"ก็คือเขาก็แค่จำไว้ว่าตัวท้ายแต่ไม่ได้จดข้อมูลไม่ได้บันเทิงอะไรเลยเอาละ 95 ไม่จบเอาไหม","language":"th","start":4481.8099999999995,"end":4489.5199999999995,"speakerId":2},{"text":"ต้องเปรียบ","language":"th","start":4489.26,"end":4489.79},{"text":"ญัตติผิด","language":"th","start":4489.8,"end":4490.610000000001,"speakerId":7},{"text":"ใครโดนคนชื่อแพรเป็นคนผิวเราอยู่ก็เป็นอีกพรรค","language":"th","start":4492.28,"end":4496.509999999999,"speakerId":2},{"text":"อันนี้มึงอ่ะ","language":"th","start":4494.92,"end":4495.97,"speakerId":6},{"text":"หนึ่ง เบอร์หูเองหอกก็คืออ๋อแต่เขาแ 6 แบบเบอร์","language":"th","start":4496.5199999999995,"end":4501.209999999999,"speakerId":2},{"text":"ถูก","language":"th","start":4501.219999999999,"end":4502.849999999999,"speakerId":3},{"text":"เออแต่เขาไม่เรียกเบอร์คุกเรียก","language":"th","start":4501.33,"end":4503.0599999999995,"speakerId":2},{"text":"เธอก็เรียกชื่อ","language":"th","start":4502.95,"end":4503.929999999999,"speakerId":9},{"text":"เฉย","language":"th","start":4503.07,"end":4504.53,"speakerId":3},{"text":"ทั้งนี้เพิ่มรายชื่อ","language":"th","start":4505.03,"end":4506.7699999999995,"speakerId":9},{"text":"อืม","language":"th","start":4506.87,"end":4508.76,"speakerId":3},{"text":"ก็คือส่วนใหญ่ก็ใช้เป็นเบอร์วูล์ฟส์","language":"th","start":4507.33,"end":4508.76,"speakerId":2},{"text":"แต่ถ้าแท็กแท็กติกที่มึงก็ได้เหมือนกันเช่นไหมใช่แต่หมายถึงว่าเนื่องจากไม่คุ้มทุนนอยนิถ้าจะให้เขามาแตะระดับแทนที่จะเข้าไปวะกดซึ่งอาจเป็นคนฝากถนัดมันจะเชื่อว่าได้ทันส่งสไม่มีสายจะขามีเพื่อนแบบละเอียดเนื่องจากลงดีกว่าแต่ทุกอย่างต้องอยู่ตรงนั้นอ่ะแปลกอะไรเบอร์นี้อเบอร์นีแปะ","language":"th","start":4510.09,"end":4537.56,"speakerId":2},{"text":"กูจะไปสูงกว่า","language":"th","start":4513.55,"end":4514.4400000000005,"speakerId":11},{"text":"อ่าวปอ","language":"th","start":4517.929999999999,"end":4518.889999999999,"speakerId":6},{"text":"เอ็นต์","language":"th","start":4520.67,"end":4522.68,"speakerId":3},{"text":"ยิ่งกว่าพรรคขึ้นมา 8 เนี่ยนะฮะมันจะเสร็จ","language":"th","start":4523.87,"end":4526.82,"speakerId":9},{"text":"เอ่อ","language":"th","start":4527.58,"end":4528.13},{"text":"ฝึก","language":"th","start":4529.5199999999995,"end":4529.879999999999},{"text":"ความแกร่ง","language":"th","start":4530.42,"end":4531.08,"speakerId":6},{"text":"แล้วแบบระบบแบบอย่างขอลาให้มีอยู่แล้วทำไมเขาไม่ใช้หลักเกณฑ์","language":"th","start":4539.12,"end":4543.46,"speakerId":2},{"text":"มันแพงไป","language":"th","start":4543.679999999999,"end":4544.969999999999,"speakerId":7},{"text":"หมื่นบาท","language":"th","start":4546.3099999999995,"end":4546.98,"speakerId":9},{"text":"ไปถึงยังไงพี่อยู่แล้วไม่มีสาย","language":"th","start":4547.099999999999,"end":4549.169999999999,"speakerId":2},{"text":"ต์บอกว่าแบบ","language":"th","start":4547.84,"end":4550.18,"speakerId":8},{"text":"ที่ระบบ","language":"th","start":4549.179999999999,"end":4550.849999999999,"speakerId":2},{"text":"ส่วนใหญ่เนี้ยเราทำฟราม่าเขาไม่ทำขายเป็นแบบ","language":"th","start":4551.0599999999995,"end":4555.36,"speakerId":2},{"text":"สวัสดี","language":"th","start":4555.2699999999995,"end":4556.419999999999,"speakerId":3},{"text":"เขาทำขายพ่วงมาซื้อเต็มห่ออันเดียวมันได้กำไรน้อย","language":"th","start":4556.12,"end":4559.96,"speakerId":2},{"text":"แล้ว","language":"th","start":4557.5599999999995,"end":4558.249999999999,"speakerId":3},{"text":"ก็คือต้องเป็นระบบฟังแล้ว","language":"th","start":4560.5599999999995,"end":4561.969999999999,"speakerId":2},{"text":"นะฮะถ้าจะซื้อต้องซื้อสิทธิ์เกมสู้มันก็ต้นทุนสุดมากโอ๊ยหมายถึงว่าค่าใช้จ่าย","language":"th","start":4562.2699999999995,"end":4567.419999999999,"speakerId":2},{"text":"ข้อคิดบริสุทธิ์ฮะ","language":"th","start":4566.179999999999,"end":4567.969999999999,"speakerId":10},{"text":"เช่นซื้อซอฟต์แวร์มาด้วยซื้อฟีดดิ้งออโต้เมตด้วยอืม","language":"th","start":4568.12,"end":4572.84,"speakerId":2},{"text":"ดอก","language":"th","start":4573.12,"end":4574.55,"speakerId":6},{"text":"ซื้อว่าซื้อซอฟต์แวร์ใหม่เพราะว่ามันก็จะตรวจไอดีจากขอลาใช่มะแล้วก็ไปเชื่อมโยงกับฐานข้อมูลมันผสมวันคลอดนี่นั่นมัน 3 ารถแจ้งสะท้อนกลับมาที่มือถือว่าวัวตัวนี้","language":"th","start":4573.55,"end":4587.87,"speakerId":2},{"text":"เริ่มที่เรา","language":"th","start":4586.21,"end":4587.02,"speakerId":3},{"text":"มันได้แล้วได้เวลาประสบภัยแล้วนะมันน่าจะเป็นสัตว์พวกนี้มันจะเชื่อมอยู่บนพานเนี่ย","language":"th","start":4588.58,"end":4594.82,"speakerId":2},{"text":"กรอบจุด","language":"th","start":4589.889999999999,"end":4590.74,"speakerId":4},{"text":"มันไม่มีขายตัวเดียว","language":"th","start":4594.929999999999,"end":4596.259999999999,"speakerId":2},{"text":"ต์แต่ต้นทุนมาสุขดีแต่ถ้าเราทำแบบนั้นเราทำได้แต่ต้นทุนก็อาจจะต้องทำให้เต่า","language":"th","start":4596.92,"end":4603.93,"speakerId":2},{"text":"ซ์เนี่ย","language":"th","start":4597.349999999999,"end":4600.91,"speakerId":3},{"text":"ได้ทั้งว่อาจารย์","language":"th","start":4602.63,"end":4606.03,"speakerId":2},{"text":"เรียกเข้ารับมั้ง","language":"th","start":4607.11,"end":4608.62,"speakerId":8},{"text":"มันอยู่ที่เราจะใส่อะไรไปในขอลาอ","language":"th","start":4607.36,"end":4611.19,"speakerId":2},{"text":"ไม่ติดเวียดนาม","language":"th","start":4610.55,"end":4612.49,"speakerId":2},{"text":"ก็จะใหญ่ๆนี่แค่อาจารย์อันนะ","language":"th","start":4613.37,"end":4615.44,"speakerId":2},{"text":"คือมอง","language":"th","start":4615.58,"end":4616.44,"speakerId":8},{"text":"คิดแล้วเดินมา","language":"th","start":4616.05,"end":4618.84,"speakerId":2},{"text":"มันอยู่ที่เราจะติดอะไรไปก็อย่า","language":"th","start":4622.05,"end":4624.16,"speakerId":2},{"text":"จะให้เว็บไซต์ว่าคอลัมน์แบบนี้","language":"th","start":4623.969999999999,"end":4626.589999999999,"speakerId":9},{"text":"คุณแขกได้เปล่าใช่ไหม","language":"th","start":4629.32,"end":4630.429999999999,"speakerId":2},{"text":"อันนี้มันเป็น","language":"th","start":4631.78,"end":4632.59,"speakerId":7},{"text":"พระราชธรรมความสำเร็จ","language":"th","start":4633.28,"end":4634.36,"speakerId":1},{"text":"แล้วทำไมถึงไปทำที่เวียดนามครับแต่ความในไทย","language":"th","start":4635.7,"end":4639.37,"speakerId":2},{"text":"ทีนี้เราเป็นได้เป็นฝึกฆ่าสัตว์","language":"th","start":4638.0199999999995,"end":4641.049999999999,"speakerId":4},{"text":"ไปที่นแบบรุ่นพี่ฝ่าย หนึ่ง คืออันนึงตอนแรกเข้าไปที่กำแพงแสกๆมันก็ไปตัดคลาสแต่ถ้าคุณ","language":"th","start":4641.639999999999,"end":4648.549999999999,"speakerId":2},{"text":"ของผม","language":"th","start":4648.82,"end":4649.429999999999},{"text":"เขาก็ไปที่เวียดนามเพื่อเป็นพื้นที่ปลอดภัยกับแพทย์แรกอ่อ","language":"th","start":4649.17,"end":4653.77,"speakerId":2},{"text":"ครับน้องแป้ง","language":"th","start":4653.8099999999995,"end":4655.179999999999,"speakerId":2},{"text":"คนที่ศึกษาเอา","language":"th","start":4653.9,"end":4655.08,"speakerId":8},{"text":"อันนี้ทำให้แบบปุบปับแน่","language":"th","start":4656.49,"end":4658.03,"speakerId":2},{"text":"คือๆๆ","language":"th","start":4658.76,"end":4659.81,"speakerId":1},{"text":"เตรียมการเปิดก็คือ 10 ราคาอยู่ที่ 10 เต็มราคาประตู","language":"th","start":4659.71,"end":4664.02,"speakerId":2},{"text":"ต์เออ","language":"th","start":4661.3099999999995,"end":4666.599999999999,"speakerId":3},{"text":"เพื่อใช้ไอเต็มที่ที่มีอยู่ในท้องตลาด","language":"th","start":4664.7699999999995,"end":4667.8099999999995,"speakerId":2},{"text":"อ๋อตัดออมก็คือแข็งค่าตัวบันทึกข้อมูลไม่ได้ทำระบบเต็ม","language":"th","start":4667.95,"end":4672.22,"speakerId":2},{"text":"ๆก็ต้องการคิดว่า","language":"th","start":4671.8,"end":4673.34,"speakerId":2},{"text":"อ๋อ","language":"th","start":4673.48,"end":4674.07,"speakerId":1},{"text":"เอวตอนนี้ไปไหนมาไหนบ้างเป็นนะแล้วก็ไม่ได้วัดที่อยู่เลยก็อยากจะรู้ว่ามันไปเฉียดใกล้กันอะไรขนาดนั้นเลย","language":"th","start":4674.11,"end":4680.74,"speakerId":2},{"text":"เราบอกเท่าตัวเกษตรกรเนี่ยอยากซื้อแบบเป็นแบบแค่อุปกรณ์หรือว่ายอมจ่ายรายปีรายเดือนแบบเป็นสสเซบู","language":"th","start":4682.03,"end":4691.5,"speakerId":2},{"text":"อ่า","language":"th","start":4682.95,"end":4684.33,"speakerId":3},{"text":"ครั้งก็เหมือนกับใครเนอะเทคโนโลยีก่อนหรือว่าประโยชน์ก่อน","language":"th","start":4687.03,"end":4696.58,"speakerId":2},{"text":"หรือว่าตัวถ้าฮะก่อนจะสนับสนุนให้เกษตรกรใช้","language":"th","start":4695.36,"end":4702.15,"speakerId":2},{"text":"ส 6 รณ์กับเกษตรกรๆเหมือนกันเลยเดียวกัน","language":"th","start":4702.76,"end":4706.9400000000005,"speakerId":2},{"text":"คือการมองว่าเกษตรกรคือสมานศึกษาหน่อย","language":"th","start":4705.32,"end":4708.38,"speakerId":9},{"text":"บางทีก็เป็นผู้บริหารสร้างก็","language":"th","start":4708.29,"end":4710.36,"speakerId":2},{"text":"คือคือหลายๆคนก็บอกว่าเทคโนโลยีมันดีแต่ถ้าเกษตรกรไม่รู้สึกว่ามันดีมันก็คือไม่ดี","language":"th","start":4711.349999999999,"end":4717.69,"speakerId":2},{"text":"จบกัน","language":"th","start":4711.53,"end":4712.509999999999,"speakerId":9},{"text":"ครับผมไม่ต้องมีเนี่ย","language":"th","start":4714.599999999999,"end":4717.53,"speakerId":3},{"text":"ศูนย์ ซม","language":"th","start":4718.51,"end":4728.400000000001,"speakerId":3},{"text":"อีถามว่าอ้าวแล้วทำไมไม่จ่ายก่อนคำถามคือแล้วจะรู้ได้ไงว่าจ่ายไปแล้วก็ไม่คุ้มมันก็เหมือนกับว่ามันจะต้องมีกลยุทธ์การตลาดก็คือต้องดีมอลสเตจให้เขารู้สึกถึงจะไปคาด","language":"th","start":4718.599999999999,"end":4730.349999999999,"speakerId":2},{"text":"ไม่ครับผมจบพักเบรซิโก้มาเป็นติก","language":"th","start":4731.62,"end":4736.48,"speakerId":5},{"text":"ปริณาบอกซ์ดปร","language":"th","start":4731.63,"end":4734.88,"speakerId":1},{"text":"อ๋อ","language":"th","start":4735.86,"end":4736.32,"speakerId":1},{"text":"ออร์แหละคือปัญหาของเราคือเรื่องมาร์เก็ตติ้ง","language":"th","start":4736.5199999999995,"end":4739.62,"speakerId":2},{"text":"ต์ซัดแรงถึงบอกซ์","language":"th","start":4738.34,"end":4742.79,"speakerId":3},{"text":"ก็คือต้องให้เขารู้ถึงประโยชน์ว่าแบบมีแล้ว","language":"th","start":4740.84,"end":4743.63,"speakerId":2},{"text":"อ่ะเหมือนกันตอนผิดชิ่งไงก็เหมือนปกติทำยังไงก็รู้สึกว่าอืมมันมีมูลค่าน่าลงทุนเนาะ","language":"th","start":4743.71,"end":4750.28,"speakerId":2},{"text":"ต์ทำอะไร","language":"th","start":4747.25,"end":4748.95,"speakerId":3},{"text":"ศิลปะ","language":"th","start":4750.54,"end":4750.97,"speakerId":11},{"text":"อ๋อ","language":"th","start":4752,"end":4752.64,"speakerId":3},{"text":"กระบี่ความคุ้มค่าน่าลงทุน","language":"th","start":4752.889999999999,"end":4754.36,"speakerId":2},{"text":"ครับ","language":"th","start":4756.219999999999,"end":4756.49,"speakerId":6},{"text":"ในแง่การโน้มน้าวให้","language":"th","start":4756.849999999999,"end":4758.0599999999995,"speakerId":2},{"text":"อ่ะนะคะครับ","language":"th","start":4757.76,"end":4759.27,"speakerId":11},{"text":"เกษตรกรหรือส 6 รณ์จัดเราใช้เป็น","language":"th","start":4758.07,"end":4760.7699999999995,"speakerId":2},{"text":"คือแบบคนจะต้อง","language":"th","start":4761.429999999999,"end":4762.289999999999,"speakerId":8},{"text":"ไปลิงค์กับรายได้ที่เราจะได้รับพวก","language":"th","start":4762.5599999999995,"end":4764.509999999999,"speakerId":2},{"text":"เสียง่เป็นอย่างอาจารย์ซะก่อนไป","language":"th","start":4764.75,"end":4768.55,"speakerId":2},{"text":"ผมนำเข้าอะไรอย่างงี้","language":"th","start":4769.37,"end":4771.0199999999995,"speakerId":2},{"text":"อ้ายมันพรรษาอะไรเนอะผมอยู่ในวงการนานหน้าตาเนี่ย","language":"th","start":4771.55,"end":4777.1900000000005,"speakerId":2},{"text":"เชื่อถือสำหรับเรื่อง","language":"th","start":4772.03,"end":4773.71,"speakerId":0},{"text":"นี้มาก","language":"th","start":4773.75,"end":4774.42,"speakerId":7},{"text":"ผู้หญิงไผ่ใครบอกว่าชอบไม่ได้มั้ย","language":"th","start":4776,"end":4778.05,"speakerId":9},{"text":"เป็นงานคือคือไปเนี่ยเค้าใช้แต่ถ้าผมหายเขาเลิก","language":"th","start":4779.219999999999,"end":4786.099999999999,"speakerId":2},{"text":"แล้วเราทำโรงเรียนอันเป็นที่รักเลยค่ะ","language":"th","start":4779.79,"end":4782.51,"speakerId":9},{"text":"เอ๋","language":"th","start":4785.32,"end":4787.429999999999,"speakerId":7},{"text":"มันค่อนฟาวล์หลายเรื่องเนี่ย","language":"th","start":4787.21,"end":4788.76,"speakerId":2},{"text":"ครับ","language":"th","start":4788.3099999999995,"end":4788.759999999999,"speakerId":3},{"text":"เราได้","language":"th","start":4788.9,"end":4789.41,"speakerId":2},{"text":"คืออยากให้ตัวเทคโนโลยีเนี่ยไปได้ด้วยตัวนี้คือโดยอิเชษหมายถึงว่าผมน้ำช่วยน้ำตอนนั้นตนได้แต่ตัวเทคโนโลยีก็ต้องประคองตัวเองได้ด้วย","language":"th","start":4789.94,"end":4800.139999999999,"speakerId":2},{"text":"ทั่วไป","language":"th","start":4795.78,"end":4796.69,"speakerId":3},{"text":"ซ์ราคาควบคุมของน้ำนมดิบนี้เปลี่ยนแปลงบ่อยนะครับผมว่าดาว","language":"th","start":4799.849999999999,"end":4808.079999999999,"speakerId":5},{"text":"แหม","language":"th","start":4802.849999999999,"end":4803.2699999999995,"speakerId":4},{"text":"นะฮะผมไปบอกเลยว่า","language":"th","start":4804.53,"end":4807.96,"speakerId":3},{"text":"เลย","language":"th","start":4808.09,"end":4808.51,"speakerId":5},{"text":"ทุกครั้งที่จะเปลี่ยนแปลงต้องไปแก้","language":"th","start":4808.53,"end":4810.78,"speakerId":2},{"text":"ใช่ครับ","language":"th","start":4809.74,"end":4810.29,"speakerId":3},{"text":"ไม่ใช่วิวบอร์ดมาติวบอร์ดเรามีวิวบอร์ด","language":"th","start":4811.54,"end":4815.16,"speakerId":2},{"text":"อบิว","language":"th","start":4814.66,"end":4815.16,"speakerId":0},{"text":"ถ้าผู้หญิงบอก","language":"th","start":4815.92,"end":4816.5,"speakerId":2},{"text":"แล้วเขาพยายามผลักดันให้มันเสรีใช่ไหมครับอยู่ในช่วงนี้","language":"th","start":4816.719999999999,"end":4820.44,"speakerId":2},{"text":"มันติดอยู่ที่","language":"th","start":4819.929999999999,"end":4821.419999999999,"speakerId":2},{"text":"การทำงาน","language":"th","start":4822.48,"end":4823.389999999999,"speakerId":7},{"text":"การเมืองอยู่ที่","language":"th","start":4822.86,"end":4823.639999999999,"speakerId":2},{"text":"ที่นโยบายโรงเรียนอ่ะน้ำมันมูลค่าหมื่นล้านนะไม่ใช่พันบาทร้อยล้าน","language":"th","start":4824.76,"end":4829.650000000001,"speakerId":2},{"text":"ครับผม","language":"th","start":4826.65,"end":4827.0599999999995,"speakerId":1},{"text":"เอกประธานก็เป็นตี้","language":"th","start":4828.61,"end":4833.799999999999,"speakerId":7},{"text":"ปีละครับปีละหลายหมื่นล้านบาท","language":"th","start":4830.719999999999,"end":4834.009999999999,"speakerId":2},{"text":"ก็เพราะฉะนั้นไปถูกมันเป็นธุรกิจปศุสัตว์เดียวที่ไปผูกกับ","language":"th","start":4834.849999999999,"end":4839.2699999999995,"speakerId":2},{"text":"ประโยชน์มหาศาลหลากนมอย่างเดียวก็ได้เป็น","language":"th","start":4841.13,"end":4843.2,"speakerId":2},{"text":"ร้านเรา","language":"th","start":4843.98,"end":4844.459999999999,"speakerId":5},{"text":"ร้านนมคือเอารถบาทกล่องนมไปที่โรงเรียนเท่านั้น","language":"th","start":4845.2,"end":4848.17,"speakerId":2},{"text":"แต่เดี๋ยวก็คงเปลี่ยนเริ่มเละเทะ","language":"th","start":4851.76,"end":4854.16,"speakerId":2},{"text":"ล่ะ","language":"th","start":4854.17,"end":4854.54,"speakerId":2},{"text":"สัปดาห์นี้ก็ขอเพิ่มอีก สอง บาท 25 สตางค์","language":"th","start":4859.929999999999,"end":4862.99,"speakerId":2},{"text":"งานดีแบบนี้","language":"th","start":4864.21,"end":4864.88,"speakerId":2},{"text":"นกติ๊ด","language":"th","start":4865.929999999999,"end":4866.599999999999,"speakerId":2},{"text":"อ่าคงไม่เยอะเลย","language":"th","start":4866.16,"end":4869.58,"speakerId":6},{"text":"แต่แต่ในกลุ่มอาเซียนเนี่ยมีแค่ประเทศไทยประเทศเดียวครับฟิคราคา","language":"th","start":4868.3099999999995,"end":4874.129999999999,"speakerId":2},{"text":"อยากจะกลุ่ม","language":"th","start":4869.7699999999995,"end":4870.37,"speakerId":3},{"text":"ทีนี้อ่า","language":"th","start":4874.969999999999,"end":4875.829999999999,"speakerId":2},{"text":"ไม่ได้","language":"th","start":4876.34,"end":4876.85,"speakerId":2},{"text":"ไม่เกือบทุกประเทศก็ขึ้นมาการฝึกราคาเนี่ยมันเป็นหูผูกกับกลไกภาครัฐ","language":"th","start":4878.12,"end":4886.23,"speakerId":2},{"text":"มัน","language":"th","start":4883.07,"end":4883.54,"speakerId":9},{"text":"เขาเรียกว่าทรัพย์เสียดาย","language":"th","start":4886.889999999999,"end":4887.98,"speakerId":2},{"text":"แล้วประเทศอื่นอื่นแล้วทำกับไทย","language":"th","start":4889.21,"end":4891.16,"speakerId":2},{"text":"ทำแต่อาจจะไล่เหยียบได้เหมือนกันของเราไปผูกกับโครงการบีของประเทศก็อาจจะโฟลว์ตามพม่าหนังโป๊ตามแต่ว่าเขาเอาเลือก","language":"th","start":4891.25,"end":4900.62,"speakerId":2},{"text":"เราเลือกที่เขาเหมาะสมออกบ้านเขามากกว่า","language":"th","start":4901.69,"end":4904.54,"speakerId":2},{"text":"17%","language":"th","start":4905.62,"end":4906.36,"speakerId":0},{"text":"ฝาก","language":"th","start":4906.57,"end":4906.84,"speakerId":6},{"text":"เดนิเซียไม่มี","language":"th","start":4907.98,"end":4909.5,"speakerId":2},{"text":"มาเลเซียเป็นมุสลิมเนอะแล้วก็อยู่ในคนของของคนบางคน","language":"th","start":4910.65,"end":4915.87,"speakerId":2},{"text":"เวียดนามก็รัฐบาลร่วมทุน","language":"th","start":4917.599999999999,"end":4919.66,"speakerId":2},{"text":"ไม่ต้องไปพูดถึงเรื่องนี้รัฐบาล","language":"th","start":4920.83,"end":4922.47,"speakerId":2},{"text":"ต์ฟาร์มขนาดหมื่นแม่ของเวียดนาม สอง 3 ฟาดรัฐบาลมีหุ้นทั้งหมดเป็นรัฐวิสา 6 ิจเพราะต้องการให้คนเวียดนามมีสุขภาพในภาพรวมเปลี่ยนแปลงอย่างรวดเร็วต้องการทำตลาดภายในประเทศชดเชยการนำเข้ารวมตัว","language":"th","start":4925.25,"end":4944.47,"speakerId":2},{"text":"อืมไม่ว่าเด็ก","language":"th","start":4925.82,"end":4927.549999999999,"speakerId":3},{"text":"อโกด้ามันก็มีบ้างแต่ว่า","language":"th","start":4945.41,"end":4947.61,"speakerId":2},{"text":"เขาเสกได้ด้วยกลไกรัฐบาลข้อมูลบ้านเราทำยังงั้นเดียวก็ลงถนนเงินเต็ม","language":"th","start":4948.84,"end":4956.14,"speakerId":2},{"text":"ว่ารัก","language":"th","start":4958.3,"end":4958.92,"speakerId":3},{"text":"ปกกัน","language":"th","start":4958.76,"end":4960.24,"speakerId":8},{"text":"อยู่ในกำลังใจไม่ได้","language":"th","start":4961.66,"end":4962.97,"speakerId":9},{"text":"เออแล้วไห้คนเดียวดูครับ","language":"th","start":4963.719999999999,"end":4969.469999999999,"speakerId":2},{"text":"5 เกม","language":"th","start":4964.79,"end":4965.34},{"text":"อันนั้นแล้วคนอื่นอ่ะ","language":"th","start":4966.83,"end":4968.8,"speakerId":9},{"text":"เถอะ","language":"th","start":4969.01,"end":4970.05,"speakerId":2},{"text":"แกเป็นอะไร 10 กว่าควยโดยอุ้ยนพ","language":"th","start":4971.61,"end":4975.2,"speakerId":8},{"text":"ทุกจานดูเขาโหมดอะไรอย่างเงี้ย","language":"th","start":4974.389999999999,"end":4976.049999999999,"speakerId":5},{"text":"เพราะเราเป็นจะให้สีแก้มจดครับ","language":"th","start":4976.719999999999,"end":4978.619999999999,"speakerId":5},{"text":"มาดูเนี่ย","language":"th","start":4977.12,"end":4978.94,"speakerId":3},{"text":"ผมจะได้ไม่ต้อง","language":"th","start":4978.63,"end":4979.16,"speakerId":5},{"text":"ห้องเรียนที่แกรมจนปุ๊บผมอัด","language":"th","start":4979.55,"end":4981.43,"speakerId":5},{"text":"เลยครับผมบอกงั้นตัวพี่โอ๊ตว่าคนกลม","language":"th","start":4981.44,"end":4985.3099999999995,"speakerId":2},{"text":"ผมรีบคือ","language":"th","start":4986.4,"end":4987.41,"speakerId":2},{"text":"ต้องกังวลอะไรเหมือนฝากบอกอาจารย์ได้เลยนะผมมีข้อมูลเกือบทุกเรื่องที่คุณอยากได้มั่นใจ","language":"th","start":4987.889999999999,"end":4994.07,"speakerId":2},{"text":"เมื่อไรค์ สอง","language":"th","start":4993.179999999999,"end":5000.759999999999,"speakerId":3},{"text":"เมื่อกี้อ่ะ","language":"th","start":4995.7,"end":4996.45,"speakerId":4},{"text":"อ่าลง","language":"th","start":4997.46,"end":4998.8,"speakerId":10},{"text":"คอร์ด","language":"th","start":5001.469999999999,"end":5001.849999999999,"speakerId":5},{"text":"หยุดลงทุนที่เขายอมจ่ายหนี้ตั๋วประมาณสัก","language":"th","start":5001.94,"end":5004.7,"speakerId":5},{"text":"มันขึ้นอยู่กับรีเทิร์นนะฮะหลักการตลาดใช่ไม่ใช่พูดถึงเรื่องรีเทิร์นออฟอินเวสเมนท์แล้วคุณไปพูดถึงอินเวสต์เมนต์อย่างเดียวอ่ะคือรีเทิร์นเท่าไหร่","language":"th","start":5005.48,"end":5014.509999999999,"speakerId":2},{"text":"โอเคของ","language":"th","start":5008.66,"end":5009.51,"speakerId":8},{"text":"เอ่อ","language":"th","start":5011.37,"end":5012.16,"speakerId":5},{"text":"ควรจะคุ้มทุนในประมาณนั้นพี่เท่าไหร่","language":"th","start":5014.8,"end":5017.5,"speakerId":5},{"text":"ก็ต้องคำนวณอ่ะ","language":"th","start":5017.75,"end":5018.74,"speakerId":2},{"text":"ประเด็นหนิงออกมาแล้ว 3 ารถทำให้มันนิ่งด้วย","language":"th","start":5019.54,"end":5022.43,"speakerId":2},{"text":"อย่างงั้น","language":"th","start":5021.849999999999,"end":5022.419999999999},{"text":"พี่ของเขาที่เขารับได้คือเท่าไหร่","language":"th","start":5022.46,"end":5024.84,"speakerId":5},{"text":"คือ","language":"th","start":5023.24,"end":5023.51,"speakerId":3},{"text":"เป็นแบรนด์มาม","language":"th","start":5026.16,"end":5029.43,"speakerId":2},{"text":"เรียกว่าตัว","language":"th","start":5026.33,"end":5027.82,"speakerId":5},{"text":"ปิ่นคืนทุน","language":"th","start":5030.8099999999995,"end":5031.86,"speakerId":5},{"text":"หรือว่า 5 เดือนปุ๋ยสูตร","language":"th","start":5032.599999999999,"end":5034.419999999999,"speakerId":5},{"text":"หลังรับเงินพอไหวหลักพันเอาหม้อ","language":"th","start":5033.49,"end":5036.46,"speakerId":2},{"text":"ผมเวทีพวกเขาผมคิดว่า","language":"th","start":5038.88,"end":5041.13,"speakerId":6},{"text":"ผมว่าได้นะครับ","language":"th","start":5038.929999999999,"end":5039.8099999999995,"speakerId":5},{"text":"แล้วทั้งที่ที่ทำใช่ครับนมคนาอยู่แถวๆพัน","language":"th","start":5039.82,"end":5044.5599999999995,"speakerId":2},{"text":"4L ต่อวัน","language":"th","start":5041.139999999999,"end":5045.41,"speakerId":2},{"text":"ศิริตะวันตอนนั้นเอง","language":"th","start":5046.33,"end":5047.7699999999995,"speakerId":5},{"text":"กระนวนต่อตัวต่อตัวสมมติมีอยู่ 10 ตัว","language":"th","start":5047.23,"end":5051.08,"speakerId":2},{"text":"940 กิโลติดตัวนะเออ 20 ตัว 280 280 ถ้ากำไร 4 บาทเรามากกว่านั้นแหละสมมติว่าให้กำไรประมาณสัก 5 4 บาท 5 บาท 4 บาท 240 คูณเข้าไปต่อวัน","language":"th","start":5052.3099999999995,"end":5066.509999999999,"speakerId":2},{"text":"ยิ้มตาสว่างเลย","language":"th","start":5068.3099999999995,"end":5070.049999999999,"speakerId":3},{"text":"แต่อันนี้เนี่ยไม่ได้พูดถึงเรื่องการเพิ่มรายได้อย่างเดียวนะ","language":"th","start":5069.09,"end":5072.09,"speakerId":2},{"text":"พูดถึงเรื่องลดค่าใช้จ่ายลดความเ 4 ยงเก็บบ้าง","language":"th","start":5073.17,"end":5076.77,"speakerId":2},{"text":"ในการพระสงฆ์","language":"th","start":5076.24,"end":5077.03,"speakerId":5},{"text":"ทุกเรื่องที่อาจารย์บอกก็คือ หนึ่ง ก็คือเรื่องอาหาร","language":"th","start":5077.5199999999995,"end":5080.33,"speakerId":2},{"text":"ขึ้น","language":"th","start":5080.61,"end":5081.38,"speakerId":8},{"text":"เรื่องสุขภาพเรื่องการผสมพันธุ์","language":"th","start":5081.19,"end":5083.379999999999,"speakerId":2},{"text":"เริ่มบทผลิตเรื่องแผนธุรกิจ","language":"th","start":5084.719999999999,"end":5086.719999999999,"speakerId":2},{"text":"คุณก็ไปแตกตรงนี้ออกมาเป็นมูลค่า","language":"th","start":5087.53,"end":5089.509999999999,"speakerId":2},{"text":"ปะทะรู้ข้อมูลน้ำนมลอยตัวรายวันเนี่ยจากแพทเทิร์นผ้าสีสันแอปเปิ้ลโหมดของทุกตัวเรารู้สเตตัสมันเราจัดการอาหารได้อย่างเหมาะสมเราลดเว","language":"th","start":5090.45,"end":5099.96,"speakerId":2},{"text":"เราเพิ่มโอกาสผลผลิตเพิ่ม","language":"th","start":5101.2699999999995,"end":5103.999999999999,"speakerId":2},{"text":"เราได้เพิ่ม","language":"th","start":5105.03,"end":5105.62,"speakerId":2},{"text":"สุขภาพดีขึ้น","language":"th","start":5106.4,"end":5107.3099999999995,"speakerId":2},{"text":"เราลดค่าใช้จ่ายลดความเ 4 ยง","language":"th","start":5108.0199999999995,"end":5110.2,"speakerId":2},{"text":"เรื่องอ่า","language":"th","start":5111.33,"end":5112,"speakerId":5},{"text":"ตีเป็นมูลค่าทั้งหมด","language":"th","start":5111.679999999999,"end":5112.95,"speakerId":2},{"text":"เรื่องอาหาร","language":"th","start":5112.75,"end":5113.39,"speakerId":5},{"text":"คือยังไง","language":"th","start":5113.55,"end":5114.150000000001,"speakerId":5},{"text":"อาหารเนี่ยปกติเนี่ยเขา","language":"th","start":5114.66,"end":5116.83,"speakerId":2},{"text":"เขาจะให้ตามน้ำนมออกให้ตามปริมาณน้ำ","language":"th","start":5117.62,"end":5120.82,"speakerId":2},{"text":"เมตร","language":"th","start":5118.98,"end":5119.45,"speakerId":3},{"text":"ไอ้ร่วมของสภา","language":"th","start":5121.13,"end":5123.39,"speakerId":5},{"text":"ฟังตอน หนึ่ง ก็คือนม สอง อาหาร หนึ่ง","language":"th","start":5122.9,"end":5125.429999999999,"speakerId":2},{"text":"บางคน","language":"th","start":5124.3,"end":5124.93,"speakerId":4},{"text":"14 ก 7 อาซึ่งมันไม่ถูกต้องหรอก","language":"th","start":5126.58,"end":5130.19,"speakerId":2},{"text":"ไปถึง","language":"th","start":5132.34,"end":5132.8,"speakerId":5},{"text":"ว่า","language":"th","start":5132.8099999999995,"end":5133.249999999999,"speakerId":5},{"text":"มันต้องให้ตาม","language":"th","start":5133.139999999999,"end":5134.36,"speakerId":2},{"text":"ปัจจัยแวดล้อมอื่นโวยแต่ว่าสำคัญคือเราต้องรู้ปริมาณน้ำนมที่ได้ตอนตัว","language":"th","start":5135.2,"end":5140.58,"speakerId":2},{"text":"เพราะลองคิดดูและสเตอร์เจี้ยนแบบนี้เนาะในช่วงแรกๆเนี่ยเฟสข่าวเนี่ยหลังคลอด 30 วันแรกช่วงนี้ก็ต้องการแบ่งมากกว่าที่มันให้อีกคนหรอกเพราะว่าเด็กอาหารที่ใช้ไปพลังงานที่ได้ต้องสร้างนก","language":"th","start":5140.599999999999,"end":5154.19,"speakerId":2},{"text":"ใช่","language":"th","start":5142.929999999999,"end":5143.36,"speakerId":0},{"text":"อ่า","language":"th","start":5148.3,"end":5149.4800000000005,"speakerId":3},{"text":"แล้วก็รีแพร์ก็คือฟื้นฟูสภาพฟื้นฟูระบบสืบพันธุ์หลังคอถูกมากแล้วก็ใช้เพื่อดำรงชีวิตปลูก","language":"th","start":5155.099999999999,"end":5165.679999999999,"speakerId":2},{"text":"อุ๊ย","language":"th","start":5158.179999999999,"end":5158.589999999999,"speakerId":0},{"text":"30,000 กิจกรรมอาหารตรงเนี้ยมันต้องมากเพราะมีพลัง","language":"th","start":5166.38,"end":5170.3,"speakerId":2},{"text":"แต่ส่วนใหญ่เกษตรกรคือให้เข้ากันหมด","language":"th","start":5171.07,"end":5173.98,"speakerId":2},{"text":"ให้พากันหมดเลยวัดจากเอเวอเรสต์ที่","language":"th","start":5174.07,"end":5176.099999999999,"speakerId":5},{"text":"โยฮือ","language":"th","start":5175.5599999999995,"end":5177.589999999999,"speakerId":7},{"text":"เข้าวัดต่อเดือนหรอ","language":"th","start":5176.11,"end":5177.33,"speakerId":5},{"text":"เพราะว่าใช้ตาดูอย่างเดียวสู่การไม่มีข้อมูล","language":"th","start":5177.34,"end":5180.360000000001,"speakerId":2},{"text":"หรอก","language":"th","start":5180.37,"end":5180.78,"speakerId":2},{"text":"อ๋อ","language":"th","start":5180.75,"end":5182.05,"speakerId":3},{"text":"แม้คุณอ้วนอย่างเงี้ยผมให้อาหาร 3 กิโลเนี่ยผมไฮโล หนึ่ง แล้วมันจะอ้วนคันใหม่","language":"th","start":5182.98,"end":5189.219999999999,"speakerId":2},{"text":"โอ้ย","language":"th","start":5184.28,"end":5184.9},{"text":"ถูกป่ะนี่ก็อ้วนเอาๆนี้","language":"th","start":5190.71,"end":5192.59,"speakerId":2},{"text":"ก็แค่เนี่ย","language":"th","start":5192.599999999999,"end":5193.5599999999995,"speakerId":2},{"text":"ถูกป่ะโดยที่ไม่ได้ดูว่าเอ้ยอีอ้วนเกินไปลดมาหน่อย","language":"th","start":5194.5199999999995,"end":5198.099999999999,"speakerId":2},{"text":"หมีผอมเกินไปปลื้มไม่น้อย","language":"th","start":5198.969999999999,"end":5200.349999999999,"speakerId":2},{"text":"บริหารจัดการไม่ได้ถูกมั้ยดูจากภายนอกแต่จริงๆมันไม่ควรดูบอดี้สทุกคนดูให้นมเท่าไหร่แล้วอ้วนให้นมมากโอเค","language":"th","start":5201.25,"end":5209.17,"speakerId":2},{"text":"ขอเล่าให้ผมหน่อยเอาออกไปเลยไหมเนี่ยถ้าพร้อมมากอ้วนให้นมหน่อยล่ะ","language":"th","start":5201.25,"end":5215.15,"speakerId":2},{"text":"แอร์บัสว่ามันเกิดคำถามเยอะแยะเลยที่ต้องบริหารจัดการแต่มันไม่มีข้อมูล","language":"th","start":5216.82,"end":5220.11,"speakerId":2},{"text":"เนี่ยกินข้าววันเฮ้อ","language":"th","start":5224.63,"end":5226.9800000000005,"speakerId":2},{"text":"ต้องกินเนื้อแบบนี้นี้กินเนื้อโคนมเนี่ยคิดเป็นกัดไหม","language":"th","start":5230.4,"end":5233.32,"speakerId":2},{"text":"แล้วพรีเมี่ยมเลยผลผลิตดี","language":"th","start":5234.29,"end":5237.41,"speakerId":2},{"text":"ย้ายย้ายค่ายไปกินสบายบีบ","language":"th","start":5241.7699999999995,"end":5244.139999999999,"speakerId":2},{"text":"ต์สภ","language":"th","start":5242.759999999999,"end":5247.429999999999,"speakerId":3},{"text":"ของจ่าฝูง","language":"th","start":5244.179999999999,"end":5244.869999999999,"speakerId":2},{"text":"ที่มันถูกโกง","language":"th","start":5248.36,"end":5249.25,"speakerId":2},{"text":"ก็บกพร่องแล้วค่ะคิดมันจะดี","language":"th","start":5249.5599999999995,"end":5251.23,"speakerId":9},{"text":"เห็นเอ","language":"th","start":5250.75,"end":5255.37,"speakerId":3},{"text":"พอสิ้นสุดเค้ก","language":"th","start":5251.889999999999,"end":5253.049999999999,"speakerId":9},{"text":"โนโลยีเนอะมันจะมีล้านแล้วก็","language":"th","start":5253.0599999999995,"end":5256.78,"speakerId":9},{"text":"แล้วกับผมเนี่ย","language":"th","start":5256.07,"end":5256.88,"speakerId":2},{"text":"ใช่ๆเข้าด้วยกันรายการสำเร็จเป็นร้านไหน","language":"th","start":5256.94,"end":5259.009999999999,"speakerId":9},{"text":"ฮือ","language":"th","start":5259.66,"end":5260.61,"speakerId":7},{"text":"แล้วมันต้องฝั่ง","language":"th","start":5260.349999999999,"end":5261.169999999999},{"text":"เดียวกับชื่อดังกลุ่ม หนึ่ง","language":"th","start":5261.179999999999,"end":5262.44,"speakerId":4},{"text":"เต็งเส่ง","language":"th","start":5261.5,"end":5262.07,"speakerId":3},{"text":"ไม่","language":"th","start":5263.9,"end":5264.08,"speakerId":3},{"text":"ก็จะเป็นแนวอากาศรายเอจอะไรอีกนัดเป็นชิ้นสนใจเอกเลยแต่ก็จะมีพบ 90 เมตร","language":"th","start":5265.259999999999,"end":5271.73,"speakerId":9},{"text":"ไหว","language":"th","start":5268.74,"end":5269.15,"speakerId":6},{"text":"ถูกกว่าดีกว่า","language":"th","start":5270.04,"end":5271.25,"speakerId":2},{"text":"ที่นู่นคือเนื้อจากที่เลี้ยงในมเกษตรอะครับ","language":"th","start":5272.599999999999,"end":5276.129999999999,"speakerId":2},{"text":"เพราะไม่ใช่เออจะไปฝืน","language":"th","start":5275.95,"end":5278.61,"speakerId":9},{"text":"แกะ","language":"th","start":5277.54,"end":5278.2699999999995,"speakerId":2},{"text":"ชุด","language":"th","start":5278.58,"end":5278.87},{"text":"ดึกของ","language":"th","start":5278.62,"end":5279.849999999999,"speakerId":4},{"text":"แม่กินไม่อะไรเลยจริงๆคือโฆษณา","language":"th","start":5280.41,"end":5283.62,"speakerId":2},{"text":"ถึง 50 ให้เป็นคณะเกษตรและเราเข้าไปเรียนใช่วัวของเครือข่ายผู้เลี้ยง","language":"th","start":5281.61,"end":5287.16,"speakerId":9},{"text":"องค์การวิจัย","language":"th","start":5285.7699999999995,"end":5287.12,"speakerId":2},{"text":"คนเดียวจังหวัดแบบข้อมือหลักสูตรดินศรีสะเกษเงี้ย","language":"th","start":5287.3,"end":5290.91,"speakerId":9},{"text":"ไม่มีหเกษตรกรรายย่อย","language":"th","start":5287.3099999999995,"end":5290.709999999999,"speakerId":2},{"text":"อ๋อนะครับเอามาครับ","language":"th","start":5291.54,"end":5292.7,"speakerId":2},{"text":"กัด","language":"th","start":5292.179999999999,"end":5293.259999999999,"speakerId":2},{"text":"ได้เก็บนะครับ","language":"th","start":5293.3,"end":5294.43,"speakerId":9},{"text":"เนี่ยไอ้เชนไอ้เนี่ยไอ้อ๊อฟเนี่ย","language":"th","start":5294.469999999999,"end":5296.3099999999995,"speakerId":2},{"text":"แอโร","language":"th","start":5294.7699999999995,"end":5296.48,"speakerId":4},{"text":"ก็มาซื้อเอง","language":"th","start":5296.32,"end":5296.889999999999,"speakerId":2},{"text":"เนี่ยเหรอใช่ใช่ใช่ๆใช่เรือที่นี่อ","language":"th","start":5296.9,"end":5302.16,"speakerId":5},{"text":"อาจอดแบบสุรัตน์ตั้งออกแถลง","language":"th","start":5297,"end":5299.79,"speakerId":9},{"text":"เคยดูรายขนาด","language":"th","start":5299.8,"end":5301.33,"speakerId":2},{"text":"เห็นไม่มีใคร","language":"th","start":5301.42,"end":5302.91,"speakerId":2},{"text":"ร้านใหม่เพราะว่าใช้","language":"th","start":5302.2,"end":5303.28,"speakerId":9},{"text":"ใครใครอ่ะเนี่ยๆ","language":"th","start":5305.12,"end":5308.44,"speakerId":2},{"text":"แม่ไม่ได้เล่น","language":"th","start":5309.36,"end":5310.48,"speakerId":9},{"text":"P จะติดจะจอด","language":"th","start":5310.11,"end":5311.92,"speakerId":2},{"text":"แม่ที่พี่พายเนื้อเสือดำเหมือนกับช่วยปลา","language":"th","start":5310.7,"end":5314.19,"speakerId":9},{"text":"อาจารย์จิมที่ลูกอฤดูร้อนไปดูกับผัวมันมอง","language":"th","start":5316.12,"end":5320.71,"speakerId":5},{"text":"อัพ","language":"th","start":5317.24,"end":5317.59,"speakerId":0},{"text":"เดอะวิงซ์มองไม่รู้ว่าใครเทคออฟเชฟอ๊อฟไม่อ่าน","language":"th","start":5321.44,"end":5326.94,"speakerId":2},{"text":"ดึก","language":"th","start":5323.55,"end":5324.070000000001,"speakerId":3},{"text":"เข้ามาซื้อเขาสั่งไปทำที่ร้านอยู่ด้วยที่ 50","language":"th","start":5328.04,"end":5332.64,"speakerId":2},{"text":"แม่ทั้งลูก","language":"th","start":5333.29,"end":5333.89,"speakerId":4},{"text":"มีอะไร","language":"th","start":5334.469999999999,"end":5335.24,"speakerId":3},{"text":"บอกเนี่ยสมาธิ","language":"th","start":5335.11,"end":5338.44,"speakerId":7},{"text":"มาส่งบอกว่าเศรษฐีสัตว์","language":"th","start":5335.45,"end":5337.5,"speakerId":11},{"text":"เนี่ยเค้าขายทอท","language":"th","start":5338.21,"end":5339.56,"speakerId":9},{"text":"หนู","language":"th","start":5340.34,"end":5340.76,"speakerId":0},{"text":"งงๆแล้วก็","language":"th","start":5341.099999999999,"end":5345.36,"speakerId":3},{"text":"แล้วไปดูอันนี้นอกเรื่องฮะ","language":"th","start":5342.849999999999,"end":5346.459999999999,"speakerId":2},{"text":"ป้าเป็นคนชอบเนื้อผมว่ากินเนื้อจากย่างเงี้ยอ๋อเตอร์เฮาส์ดู","language":"th","start":5347,"end":5351.56,"speakerId":2},{"text":"ยกเว้นแห่งประเทศไทยก้อง","language":"th","start":5351.82,"end":5353.509999999999,"speakerId":11},{"text":"รีบได้ครับ","language":"th","start":5353.7699999999995,"end":5354.879999999999,"speakerId":2},{"text":"นั่นคือเรื่อง","language":"th","start":5355.75,"end":5356.52,"speakerId":11},{"text":"ครับ","language":"th","start":5357.139999999999,"end":5357.73,"speakerId":6},{"text":"มีใครอยากทำโจทย์อื่นมั่งหรือเอาโจทย์นี้ก่อน","language":"th","start":5359.59,"end":5362.54,"speakerId":2},{"text":"ธีระจบอันดับ 10","language":"th","start":5363.17,"end":5364.58,"speakerId":2},{"text":"ออกไม่จบเพียงนะฮะ","language":"th","start":5364.62,"end":5365.91,"speakerId":2},{"text":"ก็ธนาคารทักทายคุณเก๋สนใจหรือเปิดโปงได้ขับรถยนต์ครั้ง","language":"th","start":5367.36,"end":5371.799999999999,"speakerId":2},{"text":"เพียบเลย","language":"th","start":5370.46,"end":5372.51,"speakerId":2},{"text":"เนี่ย","language":"th","start":5372.889999999999,"end":5374.36,"speakerId":7},{"text":"เลิกได้ไหม","language":"th","start":5374.49,"end":5374.98,"speakerId":2},{"text":"ส่วนเลยอ่ะอย่างสมมุติเนี่ย","language":"th","start":5375.17,"end":5378.32,"speakerId":2},{"text":"เพื่อดอกเบี้ยจปลอบ","language":"th","start":5376.8099999999995,"end":5378.48,"speakerId":11},{"text":"เฮ้ยกท","language":"th","start":5378.45,"end":5380.4,"speakerId":8},{"text":"ได้เปรียบให้","language":"th","start":5379.04,"end":5379.62,"speakerId":2},{"text":"หมดโอเคเดี๋ยว","language":"th","start":5379.63,"end":5380.2,"speakerId":2},{"text":"ไม่เสือกมีอะไร","language":"th","start":5380.5,"end":5381.55,"speakerId":2},{"text":"ใช่ๆเปลี่ยนอยากจำไปจำมา","language":"th","start":5381.7699999999995,"end":5384.41,"speakerId":2},{"text":"เดี๋ยวจะให้ดู","language":"th","start":5385.21,"end":5385.88,"speakerId":2},{"text":"มีโจทย์ตรงนี้แหละ","language":"th","start":5387.49,"end":5388.49,"speakerId":2},{"text":"เราไม่อ่อน","language":"th","start":5391.83,"end":5393.03,"speakerId":11},{"text":"แยกไม่มีรูปเลยนะ","language":"th","start":5392.639999999999,"end":5393.789999999999,"speakerId":5},{"text":"ใครมันสักเท่าไหร่","language":"th","start":5396.889999999999,"end":5397.74,"speakerId":2},{"text":"มาโบว์ลิ่งสกอร์","language":"th","start":5400.48,"end":5401.389999999999,"speakerId":5},{"text":"อ่า","language":"th","start":5401.46,"end":5401.83,"speakerId":7},{"text":"กลับมาคือรุ่น","language":"th","start":5403.54,"end":5404.85,"speakerId":6},{"text":"ไม่คิดอะไรผมก็เลยงี้บริ๊ง","language":"th","start":5405.94,"end":5409.5,"speakerId":2},{"text":"มาเบอร์ริงสกอร์","language":"th","start":5407.69,"end":5408.719999999999,"speakerId":5},{"text":"พี่นึกว่าป้าพริ้งขึ้นมาเบิ้ลก็คืองี่เง่า","language":"th","start":5410.3,"end":5414.13,"speakerId":2},{"text":"ฝ่ายเหนือ","language":"th","start":5410.66,"end":5411.5199999999995,"speakerId":9},{"text":"หนูแล้ว","language":"th","start":5411.5599999999995,"end":5413.249999999999,"speakerId":6},{"text":"ไม่มั่นใจอ่า","language":"th","start":5414.11,"end":5416.259999999999,"speakerId":5},{"text":"ถามว่าแต่ละคนเนี่ยจะประเมินเหมือนกันไหมไม่เหมือนเพราะงั้นถ้าเกิดว่าเรามี","language":"th","start":5417.09,"end":5422.360000000001,"speakerId":2},{"text":"แม่งใหญ่","language":"th","start":5419.87,"end":5420.53,"speakerId":5},{"text":"มองปลาสร้าง","language":"th","start":5423.86,"end":5425.009999999999,"speakerId":9},{"text":"ผมว่านี่น่าจะ","language":"th","start":5425.889999999999,"end":5427.089999999999,"speakerId":4},{"text":"เป็น","language":"th","start":5429.099999999999,"end":5429.94},{"text":"อันนี้ก็กล้องเอไอใช่ไหมครับ","language":"th","start":5429.73,"end":5432.98,"speakerId":5},{"text":"ใช้ปิดดีกว่า","language":"th","start":5433.58,"end":5435.59,"speakerId":2},{"text":"คลาสสิกเคแชท","language":"th","start":5434.5,"end":5436.25,"speakerId":5},{"text":"แต่มันจะไม่ใช่ไอ","language":"th","start":5438.3,"end":5439.1,"speakerId":2},{"text":"แอ้ๆอันนี้อันนี้เอาไว้เสริมมีโปรเจกต์","language":"th","start":5439.71,"end":5443.7300000000005,"speakerId":2},{"text":"อ่า","language":"th","start":5439.96,"end":5440.63,"speakerId":8},{"text":"ยังต้องแทงมันคือเพราะเด็กเล็กเพื่อโพสต์เดียวกัน","language":"th","start":5442.889999999999,"end":5446.23,"speakerId":7},{"text":"อื่น","language":"th","start":5443.74,"end":5444.139999999999,"speakerId":1},{"text":"ๆคือคือประเด็นสำคัญ","language":"th","start":5444.58,"end":5447.16,"speakerId":2},{"text":"คือเวลาเราวัดเนี่ยความท้าทายอยู่ว่าเรา สอง ตรงนี้ไขมันเกาะมากเรา สอง ตรงนี้ไขมันน้อยเรา สอง ทั้งหมดนี้ก็ลำบากเพราะฉะนั้นโจทย์ที่สำคัญคือไอ้ตัวที่จะวัดเนี่ยมันวัดตรงตำแหน่งไหนแล้วประเมินดาร์คกับไลน์สติ๊กเกอร์","language":"th","start":5447.29,"end":5466.83,"speakerId":2},{"text":"เลยไม่ได้","language":"th","start":5465.969999999999,"end":5467.57,"speakerId":2},{"text":"ได้ๆได้ก็นี่ไงถึงบอกว่ามันขึ้นอยู่กับคอนเซ็ปต์แบบเออจะ สอง","language":"th","start":5467.8099999999995,"end":5471.879999999999,"speakerId":2},{"text":"ภาวนา","language":"th","start":5470.41,"end":5471.2},{"text":"ดากกะไหล่ถูกไหมฮะแล้วเราก็มาดูว่าปริมาณพื้นที่เนี่ยมันมี","language":"th","start":5472.58,"end":5477.37,"speakerId":2},{"text":"ดังนั้นคน","language":"th","start":5473.7,"end":5474.63,"speakerId":11},{"text":"บริษัทต์","language":"th","start":5475.719999999999,"end":5477.429999999999,"speakerId":11},{"text":"ติดยี่ห้อ","language":"th","start":5478.0599999999995,"end":5478.929999999999,"speakerId":3},{"text":"เอ่อ","language":"th","start":5478.13,"end":5478.9800000000005,"speakerId":8},{"text":"เปอร์เซ็นต์","language":"th","start":5479.65,"end":5479.96,"speakerId":2},{"text":"ของไลน์คัลเลอร์เนี่ยเท่าไหร่แล้วก็เลิปกติมาโบว์ลิ่งนี่ขอดูเฉพาะ","language":"th","start":5480.09,"end":5486.02,"speakerId":2},{"text":"ไขมันที่แทรกเข้าไปในเนื้อแดงรอดูชิม","language":"th","start":5486.69,"end":5489.36,"speakerId":5},{"text":"ดูเฉพาะแทรกในเนื้อแดง","language":"th","start":5489.41,"end":5490.92,"speakerId":2},{"text":"ที่เป็นสัตว์แข็ง","language":"th","start":5489.74,"end":5490.69,"speakerId":5},{"text":"แต่เฉพาะดูที่รอยตัดตรงกลางลำตัวเท่านั้นไม่ดูที่หอไม่ดูที่สะโพกมาดู","language":"th","start":5491.66,"end":5497.16,"speakerId":2},{"text":"อ่า","language":"th","start":5492.16,"end":5493.32,"speakerId":3},{"text":"ที่อื่น","language":"th","start":5497.17,"end":5497.78,"speakerId":2},{"text":"ดูที่แนวสันหลังซี่โครง","language":"th","start":5497.95,"end":5499.849999999999,"speakerId":2},{"text":"เนื้อสัตว์นอกตอนอันนี้เอามาให้ดูเฉยๆเพราะว่าตัวเนี้ยเป็นประเด็นประเด็นคือไหลมาบริ๊งเนี่ยมันใช้กำหนดราคารับซื้อซากของ","language":"th","start":5500.67,"end":5510.85,"speakerId":2},{"text":"และใช้กำหนดราคาจำหน่ายไอริเท","language":"th","start":5511.71,"end":5515.16,"speakerId":2},{"text":"เนี่ยประเด็นก็คือเมื่อก่อนโปรเจคฝนคนไปแอดชอบเห้ยมาบินสาวไม่ชอบเอา สอง พเฮ้ยเกลียด 2.5 1.5 ละกันมันก็ได้เงินน้อยแตกต่างกันแต่ถ้ามีเครื่องนี้จบ","language":"th","start":5515.36,"end":5529.61,"speakerId":2},{"text":"ตอบ","language":"th","start":5525.63,"end":5526.9400000000005,"speakerId":3},{"text":"นะฮะฉะนั้นทุกท่านถ้าไปดูงานวางแผนพอไปดูรีบโทรฟิลไปดูชื่นชม","language":"th","start":5530.67,"end":5537.29,"speakerId":2},{"text":"อาจารย์ไม่ชอบเนื้อ","language":"th","start":5536.94,"end":5540.919999999999,"speakerId":2},{"text":"โอเค","language":"th","start":5541.07,"end":5541.679999999999,"speakerId":3},{"text":"ครับเอ่อ","language":"th","start":5542.92,"end":5545.47,"speakerId":8},{"text":"ต์ประเด็น","language":"th","start":5544.74,"end":5547.17,"speakerId":3},{"text":"สุดท้ายให้เป็นฝึกก่อนขอแต่งงานออกมา","language":"th","start":5545.57,"end":5548.759999999999,"speakerId":2},{"text":"ติ๊กจริง","language":"th","start":5549.48,"end":5550.32,"speakerId":2},{"text":"พรุ่งนี้เชื่อว่าเอไอหรอมันมีโจทย์นะแม่ซื้อถึงจะทำคือข้อมูล","language":"th","start":5551.139999999999,"end":5557.849999999999,"speakerId":2},{"text":"ครับผม","language":"th","start":5555.42,"end":5556.82,"speakerId":4},{"text":"คุณภาพน้ำนม","language":"th","start":5558.679999999999,"end":5559.69,"speakerId":2},{"text":"พี่ถามอ่ะเปอร์เซ็นต์ปกตินมร้อยเปอร์เซ็นต์เนี่ยมันจะเป็นน้ำ 87.5 โดยประมาณเนาะเนื้อเนี่ยประมาณ 28 12.5","language":"th","start":5560.8099999999995,"end":5569.5599999999995,"speakerId":2},{"text":"12.5 เนี่ยก็จะเป็นแลคโตสน้ำตาลประมาณ 4","language":"th","start":5570.4,"end":5574.44,"speakerId":2},{"text":"จุด สอง","language":"th","start":5575.04,"end":5575.51,"speakerId":2},{"text":"เป็นไขมันเนี่ยประมาณ 38","language":"th","start":5576.46,"end":5578.97,"speakerId":2},{"text":"แล้วก็เป็นโปรตีนประมาณ 3.5","language":"th","start":5579.759999999999,"end":5581.329999999999,"speakerId":2},{"text":"ค์ครับ","language":"th","start":5581.11,"end":5590.54,"speakerId":3},{"text":"อันนี้คือ","language":"th","start":5582.12,"end":5582.98,"speakerId":2},{"text":"ซื้อขาดตลาด","language":"th","start":5583.679999999999,"end":5584.429999999999,"speakerId":2},{"text":"แต่ว่าข้าที่แท้จริงเนี่ยจะฝากช่วยอีกมาก","language":"th","start":5585.59,"end":5587.8,"speakerId":2},{"text":"ประเด็นคือเราอยากรู้","language":"th","start":5589.03,"end":5590.66,"speakerId":2},{"text":"เราสนใจที่จะรู้ว่าวัวแต่ละตัวเนี่ยให้ข้าแต่พวกเนี่ยเท่าไหร่","language":"th","start":5591.46,"end":5595.85,"speakerId":2},{"text":"และสน","language":"th","start":5594.46,"end":5594.96,"speakerId":8},{"text":"แล้วมันมีความเซเบริตี้ขนาด","language":"th","start":5596.599999999999,"end":5598.679999999999,"speakerId":2},{"text":"ปกติสักวัดนิโควัดยังเข้าห้องแล้วก็ได้ของซ้ำมา","language":"th","start":5599.74,"end":5603.91,"speakerId":5},{"text":"ที่เรา","language":"th","start":5599.79,"end":5600.16,"speakerId":7},{"text":"สอง กล่องแล้ว","language":"th","start":5603.09,"end":5604.74,"speakerId":5},{"text":"อ่าเค้าเลือกมิวโคสแกนอ่ะมันใช่เรื่องใบโอเคกับเรื่องเทพ","language":"th","start":5605.71,"end":5609.76,"speakerId":2},{"text":"เซ่นเดอะ","language":"th","start":5609.4,"end":5609.849999999999,"speakerId":9},{"text":"เอา 2,000 ก้อน","language":"th","start":5609.86,"end":5611.57,"speakerId":11},{"text":"แล้วก็บางทีก็","language":"th","start":5610.929999999999,"end":5612.169999999999,"speakerId":2},{"text":"แต่ละก้อนโปรตีน","language":"th","start":5611.58,"end":5612.51,"speakerId":9},{"text":"สอง ก้อนเคสก่อน","language":"th","start":5612.5199999999995,"end":5613.499999999999,"speakerId":4},{"text":"แล้วแต่เทคนิคบางทีก็ใช้ไออาร์มีอินฟาเรท","language":"th","start":5613.179999999999,"end":5617.889999999999,"speakerId":2},{"text":"อันนี้ใช่ครับ","language":"th","start":5620.5599999999995,"end":5621.44,"speakerId":3},{"text":"เลดี้เอชนะ","language":"th","start":5621.349999999999,"end":5622.249999999999,"speakerId":2},{"text":"อาร์เอ็มไออาร์","language":"th","start":5623.41,"end":5624.639999999999,"speakerId":2},{"text":"ยูเอสแมช","language":"th","start":5625.33,"end":5626.33,"speakerId":8},{"text":"เหี้ย","language":"th","start":5627.009999999999,"end":5627.699999999999,"speakerId":2},{"text":"เขาค้อเออเนี่ยอินเตอร์","language":"th","start":5627.4,"end":5629.759999999999,"speakerId":9},{"text":"คือมีอะไรเข้าใจพลเอกโหมดที่ได้","language":"th","start":5628.759999999999,"end":5631.449999999999,"speakerId":2},{"text":"เลย","language":"th","start":5629.8,"end":5631.71,"speakerId":2},{"text":"แปลงในช่วงหลักการ","language":"th","start":5631.759999999999,"end":5633.329999999999,"speakerId":2},{"text":"มันมีปลายปีก็โอเคฉันธรรมดา","language":"th","start":5633.78,"end":5636,"speakerId":2},{"text":"การแทรกแซงบริษัทอันเนี้ย","language":"th","start":5637.08,"end":5639.16,"speakerId":2},{"text":"อาจเปลี่ยน","language":"th","start":5637.469999999999,"end":5638.089999999999,"speakerId":5},{"text":"ลองมาเช็คดูเสร็จแล้วถ้าเกิดว่าเราเอาเทคโนโลยีทางคอมพิวเตอร์เข้ามาเล่นกับข้อมูล","language":"th","start":5640.5,"end":5645.69,"speakerId":2},{"text":"ข้าไม่ไปอาจเป็นพาเหรดเทคนิคนั้น","language":"th","start":5640.58,"end":5644.82,"speakerId":7},{"text":"เราจะทำให้ตัวเรา","language":"th","start":5646.46,"end":5649.31,"speakerId":2},{"text":"ต์ครบกับการ","language":"th","start":5647.05,"end":5653.33,"speakerId":3},{"text":"ตัวที่ใช้ประโยชน์จากข้อมูลมีความแม่นยำมากขึ้น","language":"th","start":5650.08,"end":5653.58,"speakerId":2},{"text":"เพราะงั้นเราก็ 3 ารถที่จะให้ค่าที่มากันและเปอร์เซ็นต์เวทีแฟนลุ้นมาก","language":"th","start":5654.349999999999,"end":5659.099999999999,"speakerId":2},{"text":"ต์เขาเขาเอา","language":"th","start":5661.33,"end":5664.11,"speakerId":11},{"text":"ข้อมูลที่วัดเนี่ยไปต่อยอดอะไรครับเพราะว่าราคาน้ำนมมันก็พลิกอยู่แล้วคุณภาพคอนก็","language":"th","start":5664.12,"end":5669.98,"speakerId":2},{"text":"งานส่งเสริมงานที่จะไปแนะนำ","language":"th","start":5666.99,"end":5672.92,"speakerId":2},{"text":"ให้เกษตรกรจัดการน้ำไบโอจีฮุนทำดีขึ้น","language":"th","start":5673.59,"end":5677.9800000000005,"speakerId":2},{"text":"สวัสดีดีขึ้นออกถูก","language":"th","start":5675.73,"end":5678.7,"speakerId":10},{"text":"กระติกอ่ะไม่เป็นไรอะไรฝากโอ๊ยน้ำนมทุกวันลิตร 1,000 เช้าเนี่ยเด็กเดียวกันแต่แล้วก็","language":"th","start":5679.87,"end":5688.59,"speakerId":9},{"text":"เวลาก็จะบริษัทเธอ","language":"th","start":5686.83,"end":5689.3099999999995,"speakerId":9},{"text":"ก็แบบนี้แหละไม่รู้ว่า","language":"th","start":5689.32,"end":5690.299999999999,"speakerId":9},{"text":"เขาบอกซ์","language":"th","start":5690.55,"end":5693.13,"speakerId":3},{"text":"ต์ถ้ามันเป็นตัวตั้งและเรื่องสุขภาพ","language":"th","start":5691,"end":5694.5,"speakerId":9},{"text":"ก็คือไส้กรอกชีวิตเขาจะเริ่ดไปสูง","language":"th","start":5694.509999999999,"end":5697.539999999999,"speakerId":3},{"text":"วันนี้นะครับหรือคน","language":"th","start":5695.719999999999,"end":5696.57,"speakerId":0},{"text":"เยอะเพลงน้ำนมได้ดีกว่าไขมัน","language":"th","start":5696.58,"end":5698.61,"speakerId":9},{"text":"เนาะตอนนี้มันสาขา","language":"th","start":5698.62,"end":5700.25,"speakerId":9},{"text":"แต่ก้อย","language":"th","start":5698.86,"end":5699.41,"speakerId":6},{"text":"ที่คิด","language":"th","start":5699.42,"end":5700.01,"speakerId":6},{"text":"ถึงแม่ในการให้อนุญาต","language":"th","start":5700.34,"end":5701.7300000000005,"speakerId":8},{"text":"ที่ดีขึ้นอะไรอย่าง","language":"th","start":5701.74,"end":5702.679999999999,"speakerId":9},{"text":"เงี้ยมันก็ศึก","language":"th","start":5702.69,"end":5703.57,"speakerId":9},{"text":"ทำให้","language":"th","start":5702.74,"end":5703.37},{"text":"อืม","language":"th","start":5705.79,"end":5706.68,"speakerId":10},{"text":"ก็เป็นการดูแลสุขภาพบัวถามว่าตรงเนี้ยจะไปอยู่ส่วนไหนคือจำได้ไหมที่ผมบอกว่าข้อมูลพอวิ่งเข้าไปร่วมกันในฐานข้อมูลแล้วขั้นตอนที่ดึงข้อมูลมาใช้แล้วไปส่งในแอปพลิเคชั่น หนึ่ง ตัวนี้จะเป็นตัวสับลูกชิ้นตัวนึงที่บอกว่าตัวพิชัลนะครับควรจะยืนขั้นตอนเรื่องของแฝดโปรตีนแล้วก็จะมีแฟนโปรตีนในชั่วตัวนี้จะเป็นตัวบอกว่า","language":"th","start":5706.07,"end":5729.5599999999995,"speakerId":2},{"text":"สวัสดีครับ","language":"th","start":5708.21,"end":5723.75,"speakerId":3},{"text":"รสสัมผัสสแตมฟอร์ดโชคดีเนี่ย","language":"th","start":5726.92,"end":5729.56,"speakerId":6},{"text":"สุขภาพของสัตว์เนี่ยเสี่ยงต่อการเป็นกรดในกระแสเลือด","language":"th","start":5730.5,"end":5734.76,"speakerId":2},{"text":"หรือเป็นคีโตซิส","language":"th","start":5734.7699999999995,"end":5735.889999999999,"speakerId":2},{"text":"ก็จะมีค่าอีก","language":"th","start":5738.469999999999,"end":5739.839999999999,"speakerId":2},{"text":"ก็คือมันจะอเราได้ข้อมูลนี้ปุ๊บเนี่ยถ้าเอ่อมัน 3 ารถที่จะเรียนรู้แล้วก็ประมูลแล้วจะบอกเลยว่า","language":"th","start":5740.96,"end":5746.9,"speakerId":2},{"text":"3 นิ้วโซนี่มันควรจะต้องได้รับคำนแบบ","language":"th","start":5747.969999999999,"end":5750.36,"speakerId":2},{"text":"แล้วก็แบบ","language":"th","start":5750.53,"end":5755.59,"speakerId":3},{"text":"ถ้าเราจะทำระบบในการจัดการฟาร์มนอกจากปริมาณน้ำนมอ่อนบัวแล้วก็คุณภาพเนี่ยเราต้องหวัดและเสริมไหมครับที่แบบภัส","language":"th","start":5752.099999999999,"end":5759.95,"speakerId":2},{"text":"ก็จะมีการสืบ","language":"th","start":5758.969999999999,"end":5760.889999999999,"speakerId":2},{"text":"อสุวัฒน์","language":"th","start":5761.83,"end":5762.69,"speakerId":2},{"text":"เออมอบให้คือรายได้ 15 นี้คือตัวกำหนดที่มากมายได้","language":"th","start":5763.17,"end":5767.58,"speakerId":2},{"text":"ถ้าไม่","language":"th","start":5768.55,"end":5768.91,"speakerId":2},{"text":"ค์นะครับก็ให้นมเสร็จถ้าไม่ไม่ประสงค์ให้ติดมันก็ไม่มีนมทั้งต่อ","language":"th","start":5769.25,"end":5775.06,"speakerId":2},{"text":"อุ้ย","language":"th","start":5775.04,"end":5775.86,"speakerId":6},{"text":"ช่วงเวลาเราสังเกตการผสมพันธุ์เนี่ยเราก็คือดูช่วงเวลาคลอดแล้วก็นับวันเลยหรือว่าแบบวงรอบ","language":"th","start":5775.9,"end":5783.96,"speakerId":2},{"text":"พื้นฐานคือพอมันก็ปุ๊บเนี่ย 20 วันแรกมันกลับสักแต่ส่วนใหญ่เนี่ยสภาพภายในใหม่พร้อมมันก็จะเป็นสัตว์เงียบอยู่ไม่แสดงอาการไม่พอพาไปอีกรอบ หนึ่ง 42 วันเนี่ยเริ่มแสดง 17 เพราะว่า 60 พันเริ่มกลับมาสุขุมถูกไหมแต่ถ้าเกิดว่าเรามีตัวช่วยในการบันทึกวันพอร์ตถึงวันที่ 21 ปุ๊บเนี่ยมันก็จะบอกว่าเออวัวตัวนี้ถึงรอบแรกนะฮะแล้วก็ไปดูสิว่ามันแสดงกันทุกวัน","language":"th","start":5784.639999999999,"end":5815.49,"speakerId":2},{"text":"จริง","language":"th","start":5790.5199999999995,"end":5791.129999999999,"speakerId":6},{"text":"ก็คือ","language":"th","start":5814.9,"end":5815.599999999999,"speakerId":8},{"text":"แล้วก็ถ้ามันไม่ได้ประสบปุ๊บ","language":"th","start":5815.86,"end":5817.679999999999,"speakerId":2},{"text":"อีก 21 วันถัดมาเออมันรอด","language":"th","start":5818.46,"end":5819.96,"speakerId":2},{"text":"สอง นะฮะบวก -2 ก็คือวอนนิ่งก่อน","language":"th","start":5820.09,"end":5822.82,"speakerId":2},{"text":"ปี สอง วันตัวนี้จะเป็น 3","language":"th","start":5822.83,"end":5824.34,"speakerId":2},{"text":"สังเกตดีๆหน้าก็คือสังเกตพฤติกรรมของวัวด้วย","language":"th","start":5824.54,"end":5829.31,"speakerId":2},{"text":"มันเป็นตัวสั่น 7 เป็นแค่ไอ้ไก่แดนว่างานที่เกี่ยวข้องกับการปฏิบัติในฟาร์มของคุณจะต้องมีอะไรเกิดขึ้นในวันนี้พรุ่งนี้วันนี้บ้างไม่เกิน สอง วัน","language":"th","start":5829.66,"end":5840.389999999999,"speakerId":2},{"text":"วางรากฐานประเทศ","language":"th","start":5830.25,"end":5831.63,"speakerId":1},{"text":"พฤติกรรมที่บวชจะแสดงออกเวลามันเป็นสัตว์มันแสดงเยอะไหมครับหรือว่าแบบเรามองยอดเขา","language":"th","start":5841.259999999999,"end":5848.629999999999,"speakerId":2},{"text":"ไม่ฟัง","language":"th","start":5843.88,"end":5844.39,"speakerId":0},{"text":"เขาไม่เหมือนตัวไม่เหลือคนใดคน หนึ่ง","language":"th","start":5849.28,"end":5851.96,"speakerId":9},{"text":"พูดสั้นๆ","language":"th","start":5852.84,"end":5855.12,"speakerId":4},{"text":"กระวนกระหวะ","language":"th","start":5855.12,"end":5856.11,"speakerId":10},{"text":"คือนักเรียนที่เคยที่เป็นไม้ที่อาจารย์","language":"th","start":5856.49,"end":5860.79,"speakerId":6},{"text":"คิดไปมา","language":"th","start":5858.7699999999995,"end":5860.959999999999,"speakerId":7},{"text":"บอกตอนแรกเนี่ย","language":"th","start":5860.8,"end":5861.4800000000005,"speakerId":5},{"text":"ถ้าเกิดว่าฟวยคือตัวในฟาร์มถ้าเราแท็กพฤติกรรมการเดิมพันได้พอโอนกระวายปีนป่ายตัวอื่นซึ่งขี่ตัวอื่นนะฮะคลอเคลียเราลงอื่นแล้วก็ยื่นนิ่งให้ตัวอื่นขึ้นขี่แล้วก็มีเยี่ยมเมื่อน้ำเมือกต่างกันหลังออกจากภาวะเอประเภทห่วงแดงตาช้ำ","language":"th","start":5861.49,"end":5881.469999999999,"speakerId":2},{"text":"เอ่อ","language":"th","start":5874.19,"end":5874.429999999999,"speakerId":3},{"text":"เอาจริง","language":"th","start":5880.0199999999995,"end":5880.54,"speakerId":6},{"text":"อืมเร็วค่ะ","language":"th","start":5881.5,"end":5883,"speakerId":3},{"text":"อุณหภูมิสูง","language":"th","start":5882.15,"end":5883.03,"speakerId":2},{"text":"หัวใจเต้นแรง","language":"th","start":5884.03,"end":5885.12,"speakerId":2},{"text":"ครบยักษ์","language":"th","start":5887.21,"end":5888.08,"speakerId":2},{"text":"เฮ้อไม่รู้","language":"th","start":5888.13,"end":5890.58,"speakerId":0},{"text":"เมนูครับพี่บัวที่บัวเป็นวัว","language":"th","start":5889.7,"end":5896.61,"speakerId":6},{"text":"เทียบกับเทียบกับคน","language":"th","start":5891.59,"end":5892.83,"speakerId":2},{"text":"บริษัทไฮ","language":"th","start":5896.62,"end":5897.05,"speakerId":2},{"text":"บ่น","language":"th","start":5897.0599999999995,"end":5897.509999999999,"speakerId":2},{"text":"แล้วก็มีพฤติกรรมที่แบบวัดได้แบบชี้ชัดเลยครับปกติเนี่ยซาลาห์จะเป็นตัววัดออกการเคลื่อนที่","language":"th","start":5898.46,"end":5907.04,"speakerId":2},{"text":"คือ","language":"th","start":5901.37,"end":5902.25,"speakerId":3},{"text":"เออแบบไม่มีออก","language":"th","start":5907.98,"end":5909.629999999999,"speakerId":5},{"text":"พาวเวอร์เราจะมีเซ็นเซอร์ด้วยแล้วก็เป็นใจการเคลื่อนที่การเต้นหัวใจเหมือนกับในการตัวนี้มันวัดเรทได้มันก็จะเป็นไปได้ก็บอกเรียบร้อย","language":"th","start":5909.639999999999,"end":5919.129999999999,"speakerId":2},{"text":"เฉยๆแกก็แบบ","language":"th","start":5910.96,"end":5913.96,"speakerId":3},{"text":"ถ้าคุณผู้ชมยังอ่าครับ","language":"th","start":5914.969999999999,"end":5917.409999999999,"speakerId":11},{"text":"พอถึงใครที่เรียนเนี่ยบ่งชี้ว่ามันน่าจะเป็นสัตว์","language":"th","start":5921.09,"end":5924.06,"speakerId":2},{"text":"ศึกษา","language":"th","start":5921.429999999999,"end":5921.959999999999,"speakerId":3},{"text":"สระแก้ว","language":"th","start":5925.969999999999,"end":5926.469999999999,"speakerId":8},{"text":"ครับ","language":"th","start":5926.24,"end":5926.58,"speakerId":6},{"text":"แต่บางทีมันไปไปแอบแสดงหลังพุ่มไม้เงี้ย","language":"th","start":5927.23,"end":5931.44,"speakerId":2},{"text":"ไปตัวเซ็นเซอร์มันจะเป็นตัวบอกเฮ้ยเดี๋ยวนี้เป็นตึกแม้จะไปแอบที่ไหนฉันก็รู้สึกเลยอยู่ดีนะว่าเธอกำลัง","language":"th","start":5931.65,"end":5938.12,"speakerId":2},{"text":"เป็นสัตว์อย่าง","language":"th","start":5938.13,"end":5938.63,"speakerId":2},{"text":"เงี้ยแต่ถ้าเกิดว่าไม่มีตัวเซ็นเซอร์เนี่ยมันเป็นยังไงฮะมันไปแอบเป็นสัตว์มากมาย","language":"th","start":5938.639999999999,"end":5944.919999999999,"speakerId":2},{"text":"ออก","language":"th","start":5939.24,"end":5939.79,"speakerId":3},{"text":"สตง","language":"th","start":5945.2,"end":5945.71,"speakerId":8},{"text":"ต้องพาไปดูถูกเอสไอ","language":"th","start":5951.41,"end":5953.5,"speakerId":2},{"text":"พักนี้","language":"th","start":5953.8,"end":5954.46,"speakerId":3},{"text":"อ่านทั้งหมดกูไปเอาไปปล่อยสยาม 4 เลน","language":"th","start":5957.83,"end":5961.86,"speakerId":9},{"text":"อุ๊ย","language":"th","start":5960.29,"end":5960.68},{"text":"ผมกลัวนมวัวเนื้อจะคล้ายกลิ่นแบบนั้นเรื่องเรื่อง","language":"th","start":5962.259999999999,"end":5965.469999999999,"speakerId":2},{"text":"เรื่องประสบการณ์","language":"th","start":5966.34,"end":5967,"speakerId":2},{"text":"เพียงแต่ว่าอ้วนเนื้อไม่มีก็ไม่เก็บออกก็รอน้ำหนัก","language":"th","start":5968.009999999999,"end":5971.9,"speakerId":2},{"text":"แม่มันมี","language":"th","start":5972.929999999999,"end":5973.82,"speakerId":9},{"text":"แต่ว่าถ้าเป็นสูตรแม่เลี้ยงลูกเนี่ยแม่อ้วนเนื้อแมว","language":"th","start":5973.36,"end":5976.82,"speakerId":2},{"text":"หลังจากกลายเป็นสัตว์เรื่องการผสมเทียมโหมดพัน","language":"th","start":5978.429999999999,"end":5980.759999999999,"speakerId":2},{"text":"ให้ลูก","language":"th","start":5982.259999999999,"end":5982.679999999999,"speakerId":7},{"text":"ตกอีก","language":"th","start":5983.75,"end":5984.4,"speakerId":2},{"text":"งั้นความท้าทายคือ","language":"th","start":5987,"end":5988.26,"speakerId":2},{"text":"27 ชั่วโมงวันที่ 21","language":"th","start":5990.09,"end":5991.6900000000005,"speakerId":2},{"text":"อั่วเนื้ออุตสา 6 รรมเอาดอกเยอะ","language":"th","start":5992.53,"end":5994.79,"speakerId":5},{"text":"เด็ก","language":"th","start":5993.8,"end":5994.150000000001,"speakerId":6},{"text":"เมืองไทยดีกว่า","language":"th","start":5995.94,"end":5996.9,"speakerId":2},{"text":"เมืองไทยเนี่ยใหญ่กว่าแต่มูลค่า","language":"th","start":5997.32,"end":6001.25,"speakerId":2},{"text":"ปรัชญา","language":"th","start":6001.78,"end":6002.349999999999,"speakerId":2},{"text":"เพราะว่าหัวเนี่ยมันพัดแปลว่าถ้าช่วงปีนี้ส่งออกนอกประเทศมากก็มูลค่าน่าจะขึ้นช่วง","language":"th","start":6003.67,"end":6011.53,"speakerId":2},{"text":"ฝากจะเป็นรายย่อยเหมือนกันฟาร์มย่อยเหมือนกันรายย่อยความของ","language":"th","start":6010.69,"end":6018.4,"speakerId":2},{"text":"ข้อมูลไม่ต้องไปพูดถึงไม่นิ่ง","language":"th","start":6016.54,"end":6020.16,"speakerId":2},{"text":"คุณผมยังพอมีพอวาโก้ หนึ่ง แล้วก็คือเกิดขอประสบ","language":"th","start":6021.03,"end":6025.5599999999995,"speakerId":2},{"text":"พันแค่นั้น","language":"th","start":6025.57,"end":6026.179999999999,"speakerId":2},{"text":"ของโมโนมีเกินคลอดให้นมขนม","language":"th","start":6027.71,"end":6030.2,"speakerId":2},{"text":"จะไม่เหมือนกันอะ","language":"th","start":6033.13,"end":6033.92,"speakerId":10},{"text":"วัวเนื้อก็ไม่ช่างน้ำหนักหลังนี่เริ่มช้างมากขึ้น","language":"th","start":6034.67,"end":6038.13,"speakerId":2},{"text":"ที่ชั่งน้ำหนักก็ไม่ได้บ่อยแค่วันเกิดหย่านมเป็นปี","language":"th","start":6039.63,"end":6043.88,"speakerId":2},{"text":"แล้วก็จะหมด","language":"th","start":6044.92,"end":6045.77,"speakerId":2},{"text":"แล้วก็เลยไม่ใบมีข้อมูลได้เหมือนระบบของต่างประเทศ","language":"th","start":6047.21,"end":6050.32,"speakerId":2},{"text":"ตามนั้นปุ๊บถึงเวลาน้ำหนักก็ทำหนักกว่า","language":"th","start":6051.36,"end":6054.49,"speakerId":2},{"text":"สิริ","language":"th","start":6055.8099999999995,"end":6056.44,"speakerId":8},{"text":"เวลาเขาจ้างม็อมาผสมพันธุ์เนี่ยเขาแบบมีต้นทุนต่อรอบใหม่แบบ","language":"th","start":6060.54,"end":6064.51,"speakerId":2},{"text":"สปอร์ตมาบ่อยๆ","language":"th","start":6064.5199999999995,"end":6065.499999999999,"speakerId":2},{"text":"200","language":"th","start":6064.5599999999995,"end":6065.249999999999,"speakerId":7},{"text":"เอ้ยทำไมรู้","language":"th","start":6065.719999999999,"end":6066.349999999999,"speakerId":2},{"text":"ว่ะจารย์ผู้รู้หึหึมอเตอร์","language":"th","start":6066.36,"end":6070.33,"speakerId":2},{"text":"แล้วก็อาจารย์คงไปแล้ว","language":"th","start":6066.95,"end":6068.72,"speakerId":8},{"text":"อ่ะแต่ผมอยากรู้ว่า 200 เนี่ยคือตอนตัวเราแบบต้องมีค่าเดินทางอย่างไรเพราะว่าปกติก็คือจ้างออกมาแล้วก็ศพอันเดียวเลย","language":"th","start":6070.42,"end":6078.37,"speakerId":2},{"text":"200 เปอร์","language":"th","start":6073.19,"end":6074.219999999999,"speakerId":5},{"text":"เพื่อนๆเกิดมาทั้งมาตัวเดียวหมอก็จะไม่มาเท่าไหร่ตัวหมอจะมา","language":"th","start":6077.21,"end":6082.34,"speakerId":5},{"text":"เส้นเฟคเพลงเพลงเคยเห็นคำว่าอะไรนะไปเนี่ยเวลาเขาซื้อรถเนี่ยราคาต่ำสุดใหม่เริ่มต้นที่อันนี้เหมือนการผสมพันธุ์เริ่มต้นที่ 200","language":"th","start":6079.62,"end":6092.68,"speakerId":2},{"text":"รีทเมนท์","language":"th","start":6084.16,"end":6085.26,"speakerId":3},{"text":"อ่าครับผมอ่าอ่า","language":"th","start":6089.79,"end":6092.76,"speakerId":8},{"text":"ที่เหลือก็ผ่าตัด","language":"th","start":6093.62,"end":6094.46,"speakerId":2},{"text":"ถ้าเราอยากทำให้มันกระจายการแปลว่าหมอเอามา","language":"th","start":6094.84,"end":6097.79,"speakerId":2},{"text":"ผสมบ่อยขึ้น","language":"th","start":6097.799999999999,"end":6098.599999999999,"speakerId":1},{"text":"ก็ดีนะเหมาะชอบเนี่ยมา service เลข","language":"th","start":6099.549999999999,"end":6105.129999999999,"speakerId":9},{"text":"อมช","language":"th","start":6100.3099999999995,"end":6101.65,"speakerId":2},{"text":"อ่าไม่มีใครเขาความ","language":"th","start":6102.45,"end":6104.5599999999995,"speakerId":2},{"text":"ออกก็คือเขาก็เสียค่าเข้าความด้วยแล้วเกษตรกรจะชอบนะครับให้เหมาะมาผสมปล่อยคืนแต่ชอบเพราะว่าเขานิ่ง","language":"th","start":6105.259999999999,"end":6112.73,"speakerId":2},{"text":"เขาคิดเป็นรายตัว","language":"th","start":6113.0599999999995,"end":6114.129999999999,"speakerId":9},{"text":"หรือจากเดิมถ้าเราต้องแสดงให้เค้ารู้ว่าแบบมันจะเพิ่มขึ้นให้หมั่นฝึกฝน","language":"th","start":6114.139999999999,"end":6120.11,"speakerId":2},{"text":"จะแฮปปี้มากเลยถ้าหมอเข้า","language":"th","start":6119.509999999999,"end":6121.5199999999995,"speakerId":2},{"text":"มาแล้วอวดท้อง","language":"th","start":6121.53,"end":6122.32,"speakerId":2},{"text":"แต่ถ้าเข้ามาแล้วไม่ท้อไม่ท้องเดี๋ยวหมอมาขวาง","language":"th","start":6124.65,"end":6127.61,"speakerId":2},{"text":"นี่พี่ใครเลยเขาเปลี่ยนหม้อ","language":"th","start":6128.23,"end":6131.16,"speakerId":2},{"text":"งั้นความสัมพันธ์ระหว่างเหมาะสมเทียมกับเกษตรกรกับสภาใน","language":"th","start":6133.29,"end":6136.84,"speakerId":2},{"text":"เวลาคนนี้ทำได้ดีปุ๊บก็ไม่อยากจะเปลี่ยนไป","language":"th","start":6137.38,"end":6139.7,"speakerId":2},{"text":"โอ้เป็นตัวกำหนดแล้วและรายได้ให้กับ 3","language":"th","start":6141.88,"end":6144.4800000000005,"speakerId":2},{"text":"วัวถ้าไม่พอ","language":"th","start":6145.74,"end":6146.65,"speakerId":2},{"text":"ก็มีประโยชน์วัวพลาสติก","language":"th","start":6147.759999999999,"end":6148.909999999999,"speakerId":2},{"text":"กินฟรี","language":"th","start":6150.23,"end":6150.799999999999,"speakerId":0},{"text":"ข้อมูลนำวัวนิการที่เราเก็บไว้แล้วต้องแสดงให้เกษตรกรหรือว่าแสดงให้กับส 6 รณ์ดูด้วย","language":"th","start":6153.34,"end":6161.47,"speakerId":5},{"text":"อ๋อ","language":"th","start":6154.16,"end":6155.03,"speakerId":3},{"text":"ข้อมูลที่เราเก็บได้ต้องฝากไว้ข้อมูลที่เราเก็บได้เป็นข้อมูลเกษตรกรข้อมูลเป็นของเกษตรกรเราช่วยเหลือเก็บ","language":"th","start":6162.23,"end":6170.15,"speakerId":2},{"text":"เราต้องให้ส 6 รณ์นะครับ","language":"th","start":6166.37,"end":6168.34,"speakerId":5},{"text":"เราสำเนามาได้ส 6 รณ์สำเนาไปได้แต่ต้องขึ้นอยู่กับโปรโมชั่นบอกเฟสก่อนใช้","language":"th","start":6171.0599999999995,"end":6177.33,"speakerId":2},{"text":"พระเอก","language":"th","start":6175.99,"end":6176.29,"speakerId":0},{"text":"เราต้องเล่นกับนี้นะเพราะว่าไม่งั้นเราคงอาจจะสุ่มเสี่ยงเยอะ","language":"th","start":6177.549999999999,"end":6181.86,"speakerId":2},{"text":"ข้อมูลที่เราใช้ดีไวซิสเต็มแล้วและไปเก็บของคุณอีกต่อเป็นของเศรษฐกร","language":"th","start":6183.53,"end":6188.34,"speakerId":2},{"text":"เราสำเนาบริษัทที่อยู่","language":"th","start":6189.599999999999,"end":6191.32,"speakerId":2},{"text":"เนาะด้วยความจองสิทธิ์ก่อนเวลาสมมุติว่าซัคเซสตรงนี้แล้วเวลาเข้าไปให้เสร็จก่อนแต่ต้องมีใบใบละบีทีเอสให้เขาเซ็นยอดเขา","language":"th","start":6191.99,"end":6203.5,"speakerId":2},{"text":"หัวหน้าใช้อยู่ปั่นกันไว้ก่อนเพราะว่าเดี๋ยวนี้มันกฎหมายมันเปลี่ยน","language":"th","start":6202.599999999999,"end":6207.16,"speakerId":2},{"text":"ก็คือ","language":"th","start":6204.91,"end":6205.7699999999995},{"text":"ต้องการ","language":"th","start":6205.8099999999995,"end":6206.259999999999,"speakerId":3},{"text":"ศิลปะบันเทิง","language":"th","start":6206.2699999999995,"end":6207.16,"speakerId":9},{"text":"ข้อมูลเป็นของเขาเพราะมาจากสัตว์หรือเขาเพียงแต่เราดีไว้ก่อนร้อย 11 เราไปเฉยๆอยู่เราดิเอาของเราไปแล้วแล้วไปบอกข้อมูลของเราปุ๊บเนี่ยบางทีมันถูกฟ้อง","language":"th","start":6207.799999999999,"end":6218.669999999999,"speakerId":2},{"text":"กระทงของฉัน","language":"th","start":6209.38,"end":6211.6,"speakerId":3},{"text":"ตัดสิทธิ์หรือเปล่าว่าก็แอบไปจากนั้นรู้ตัวเด็กแรกสุภาวดี","language":"th","start":6213.79,"end":6219.12,"speakerId":8},{"text":"ก็มีอุปหน้าที่ในการรับฟังความปลอดภัยข้อมูลมาปกติเวลาเราไปเก็บข้อมูลเสียก่อนหลายๆเนี่ยเราจะรักษาความลับต้องเป็นไปเลยผมอยู่ได้เพราะเรื่องนี้คือทุกคนรู้ว่าระบบเข้าฟาร์มเนี่ยผมจะไม่เอาเรื่องในฝันคือ","language":"th","start":6219.16,"end":6232.72,"speakerId":2},{"text":"ทักษิณ","language":"th","start":6219.38,"end":6219.7300000000005},{"text":"คนอื่นก็ดีนะครับ","language":"th","start":6219.74,"end":6221.0199999999995,"speakerId":8},{"text":"ชอบเวลาอยู่แล้ว","language":"th","start":6226.88,"end":6228.41,"speakerId":10},{"text":"อ่าไม่ว่าเขาดีไม่ดีงั้นเราก็ถ้าเราจะทำธุรกิจเราก็ต้องยึดเป็นปัญหาส่วนใหญ่ที่ทำแล้วโบรกเคนไม่ 3 ารถเดินต่อได้คือฟอสซิสเต็มไปแล้วเก็บข้อมูลมาแล้วบอกข้อมูลของของผมเพราะว่าผมเป็นคนครีเอทซิสเต็มส์","language":"th","start":6234.95,"end":6253.5599999999995,"speakerId":2},{"text":"อันนี้ไม่ได้","language":"th","start":6254.469999999999,"end":6255.389999999999,"speakerId":2},{"text":"ผิดโอเคก่อ","language":"th","start":6256.0199999999995,"end":6259.249999999999,"speakerId":7},{"text":"อันนี้ข้อมูลของเกษตรกรเราสำเนาของเข้ามา","language":"th","start":6257.349999999999,"end":6260.139999999999,"speakerId":2},{"text":"ถึงนี่ก็เขาไม่ได้เก็บมาก่อนแต่ว่ามันมาจากสัตว์ของเขาถึงงั้นเราก็ต้องให้เขาไปแล้วเราสำเนาจะใช้อะไรก็ใช่ป่ะแบบ","language":"th","start":6261.09,"end":6270.76,"speakerId":2},{"text":"ชอบ","language":"th","start":6270.349999999999,"end":6271.289999999999,"speakerId":2},{"text":"อยู่","language":"th","start":6270.7699999999995,"end":6270.999999999999,"speakerId":6},{"text":"อันนี้ครับมันเป็นราชลองเลชั่นชิ้น","language":"th","start":6272.469999999999,"end":6275.009999999999,"speakerId":2},{"text":"ใช้งานมาก","language":"th","start":6275.65,"end":6276.29,"speakerId":0},{"text":"เวลาไปผิดชิ่งเนี่ย 5 มมันมีจังหวะพูดเรื่องนี้เนี่ยผมมั่นใจว่ากรรมการที่เข้าใจอุตสา 6 รรมนี้โหมดเพื่อเราเอฟ","language":"th","start":6280.8099999999995,"end":6290.789999999999,"speakerId":2},{"text":"แดง","language":"th","start":6288.59,"end":6290.360000000001,"speakerId":3},{"text":"คือสส","language":"th","start":6291.54,"end":6292.11,"speakerId":2},{"text":"เนี่ยไปยืนมายัง","language":"th","start":6298.57,"end":6302.179999999999,"speakerId":2},{"text":"โฆษณาตอนนั้นเขาพัฒนาอีโนบอทมาใหม่ๆอ่าเค้าพูดถึงเรื่องของข้อมูลเนี่ยเกษตรความเป็นคนจ่าย","language":"th","start":6302.8099999999995,"end":6310.129999999999,"speakerId":2},{"text":"เกษตรกรจ่ายให้เจ้าหน้าที่หรือนักวิทยาศาสตร์ของเราเข้ามาเก็บ","language":"th","start":6312.679999999999,"end":6317.129999999999,"speakerId":2},{"text":"งั้นทุกอย่างเป็นของเขาเราทำหน้าที่ service","language":"th","start":6318.16,"end":6320.41,"speakerId":2},{"text":"กลับบ้านเราส่วนใหญ่ติดนิสัย","language":"th","start":6321.34,"end":6322.93,"speakerId":2},{"text":"รัฐบาลจ่ายเกษตรกรรัฐ","language":"th","start":6323.84,"end":6325.63,"speakerId":2},{"text":"ก็เลยอยากมีไหม","language":"th","start":6327.849999999999,"end":6329.28,"speakerId":2},{"text":"ไม่ต้องเกือบ","language":"th","start":6330.23,"end":6330.94,"speakerId":3},{"text":"งานจะกลับแล้วเหรอ","language":"th","start":6332.46,"end":6333.43,"speakerId":2},{"text":"นำลูกแล้วมีเยอะแล้ว","language":"th","start":6334.58,"end":6336.85,"speakerId":4},{"text":"เรียกว่าจนจบรถไฟขบวนใหม่เก่งจัง","language":"th","start":6335.799999999999,"end":6338.3099999999995,"speakerId":6},{"text":"เป็นเอามาสี่เหลี่ยม","language":"th","start":6338.88,"end":6340.05,"speakerId":1},{"text":"อถาม","language":"th","start":6343.09,"end":6343.92,"speakerId":2},{"text":"มีโอกาส","language":"th","start":6345.09,"end":6345.58},{"text":"ครับผม","language":"th","start":6345.259999999999,"end":6346.0599999999995,"speakerId":8},{"text":"ยังต้องไปที่ฟาร์มเป็นไม้","language":"th","start":6347.12,"end":6348.2699999999995,"speakerId":2},{"text":"มีอะไรที่มันแบบคลิปเต็มๆกัน","language":"th","start":6348.7,"end":6351.16,"speakerId":9},{"text":"ไม่ได้ไม่ได้","language":"th","start":6349.48,"end":6351.16,"speakerId":5},{"text":"เขียนแบบเขียนก่อนก็ได้หรือไม่ก็ต้องมีคำถามว่าแจ้งนางเพราะว่าอยากให้ชนะขึ้นตรงคำถามเชิงหมายถึงว่าคำถามเกี่ยวกับกระบวนการนี้แบบนั้นเลยเข้าใจแล้วที่เหลือเป็นเศษเหล็ก","language":"th","start":6351.549999999999,"end":6364.3099999999995,"speakerId":2},{"text":"เอ่อ","language":"th","start":6352.67,"end":6354.43,"speakerId":3},{"text":"สวัสดีคนรัก","language":"th","start":6362.88,"end":6366.900000000001,"speakerId":3},{"text":"เราคือเผื่อว่าการเก็บข้อมูลการที่ออกแบบระบบยังไม่รู้ว่าจะใช้อะไรบ้าง","language":"th","start":6365.219999999999,"end":6373.69,"speakerId":5},{"text":"ดูหนังเมื่อกี้มีได้","language":"th","start":6374.759999999999,"end":6376.869999999999,"speakerId":2},{"text":"หลายภาคนะเพราะว่าอยากเพียงแต่ก่อนบอกว่า","language":"th","start":6376.88,"end":6379.16,"speakerId":2},{"text":"คือๆบอกให้เขาต้องมากดไรสักอย่างโอ้ยยังพอจะทำได้","language":"th","start":6380.2,"end":6384.07,"speakerId":2},{"text":"ถ้าเขาใช้","language":"th","start":6384.2,"end":6385.24,"speakerId":2},{"text":"จริงๆเนี่ยมันไม่มีว่าเราทำเสร็จแล้วก็จะใช้เลยครับมันเฟสที่ หนึ่ง คือทำเสร็จเเล้วไปตีมอนเขาแล้วก็ปรับแก้ตามที่เค้าแฮปปี้แล้วถึงจะมาแฟนออนไลน์กันไฟออนไลน์ก็อาจจะไม่เบ็ดเสร็จก็ได้เขาใช้ไปสักระยะ หนึ่ง ก็อาจจะเป็นจุดอ่อนแล้วเราก็ต้องรับ","language":"th","start":6385.99,"end":6400.76,"speakerId":2},{"text":"อีกอันนึงคือแพทย์แพทย์ที่อาจจะไม่ได้ติดที่ข้อเท้าแต่ว่าคือที่เดียวกับคุณประวัติแล้วให้สถานเกษตรกรไปครับจองแล้วครับนะครับมีอยู่แล้วเนี่ยพลาสติกเนี่ยดีทุกอภิสิทธิ์อยู่แล้วแต่ไม่ถึงรถติดแท็กเขาไประยะไกลแข้งอยู่รอบตัวไม่กี่บาท","language":"th","start":6402.679999999999,"end":6423.379999999999,"speakerId":2},{"text":"สวัสดีค่ะคือมันแสบมันมีอยู่แล้ว","language":"th","start":6409.429999999999,"end":6414.95,"speakerId":7},{"text":"อ๋อ","language":"th","start":6421.2,"end":6422.98,"speakerId":3},{"text":"หมายถึงว่า","language":"th","start":6424.37,"end":6424.76,"speakerId":5},{"text":"ดึงแท็กจากโอมาร์","language":"th","start":6425.99,"end":6428.2,"speakerId":5},{"text":"ดึงจัดหักได้แต่กลับดึงจากทางหรือยังครับ","language":"th","start":6428.24,"end":6431.0599999999995,"speakerId":1},{"text":"ทางผ่านวันนี้ดังแปะ","language":"th","start":6429.63,"end":6432.33,"speakerId":2},{"text":"พอดึงตัวอาจจะพัง","language":"th","start":6431.37,"end":6432.78,"speakerId":5},{"text":"มันอาจจะเป็นสายที่เขาไป 8 หรือไม่ก็อะไรทุกอย่างที่มัน","language":"th","start":6433.719999999999,"end":6437.11,"speakerId":2},{"text":"อ๋อเป็นเสาอากาศเสนาไป","language":"th","start":6437.28,"end":6438.73,"speakerId":5},{"text":"อ่าที่ที่มันอาจจะเป็นแผ่นเทลแตกต่างไม่แตกหักก็ได้หรือยังง่ายสุดก็คือดึงพรรคมาแสดจะเหนือกว่ายกครับ","language":"th","start":6438.61,"end":6445.96,"speakerId":2},{"text":"ค์ยกแผ่นดินไหวไป","language":"th","start":6443.639999999999,"end":6446.82,"speakerId":3},{"text":"โอ้โหสงสัยแล้วไซร้ที่หู","language":"th","start":6447.13,"end":6449.3,"speakerId":5},{"text":"อืม","language":"th","start":6448.7699999999995,"end":6449.349999999999,"speakerId":10},{"text":"เออนี่ไงสั่งมาแต่ง","language":"th","start":6449.34,"end":6451.96,"speakerId":2},{"text":"อ๋อ","language":"th","start":6451.28,"end":6451.96,"speakerId":10},{"text":"ก็ได้แต่ว่ามันเป็นงานนี้มันก็จะมีคำว่าอะไรนะครับเอาไปเตอร์หรือไม่","language":"th","start":6452.5599999999995,"end":6457.53,"speakerId":2},{"text":"ว้าวไอเดียถ้าเกิดมันวาวอยู่แล้วครับผมว่ามันไม่มีวาล์วไอเดียมันเป็นเรื่องของ","language":"th","start":6457.8099999999995,"end":6465.2699999999995,"speakerId":5},{"text":"ไวท์เดียร์เนี่ยมันรออยู่แล้ว","language":"th","start":6458.349999999999,"end":6461.209999999999,"speakerId":2},{"text":"สักครู่นะคะ","language":"th","start":6466.58,"end":6467.29,"speakerId":5},{"text":"ว่าไอเดียเป็นเรื่องของ","language":"th","start":6470.9,"end":6473.48,"speakerId":5},{"text":"ไอเดียที่แปลกใหม่ครับคือเป็นการโฆษณาบอร์ดที่แตกต่างทางศาลยุติธรรมได้จีนคือหมายความว่าวิธีการแก้ปัญหาเราไหมสำหรับเรื่องนี้นะครับเพราะมันก็ถือเป็นร้อนในเดือนแล้วที่ที่เป็นเบสให้เราที่คู่แข่งผมว่าคนอื่นที่เขาทำมาจะไม่มี","language":"th","start":6475.42,"end":6490.61,"speakerId":5},{"text":"เอ่อ","language":"th","start":6476.75,"end":6478.54,"speakerId":3},{"text":"เนี่ยอ้อโอเค","language":"th","start":6485.36,"end":6487.79,"speakerId":2},{"text":"ขอบคุณน้องๆเลยนิที่ที่","language":"th","start":6488.94,"end":6490.99,"speakerId":3},{"text":"นึกแล้วเอามาแตะเลยนี่มาร์เกวซมันอาจจะแบบดู","language":"th","start":6491.679999999999,"end":6494.969999999999,"speakerId":2},{"text":"พ่อเด็กปวชนะครับ","language":"th","start":6491.9,"end":6493.2699999999995,"speakerId":5},{"text":"คือไม่ว้าว","language":"th","start":6494.16,"end":6495.0199999999995},{"text":"ครบบอลวาล์วเป็นงี้","language":"th","start":6495.04,"end":6496.88,"speakerId":2},{"text":"เราเอาผมว่าตอนนี้เอานะครับ","language":"th","start":6498.5599999999995,"end":6500.33,"speakerId":5},{"text":"ไม่อย่างงี้มันมี","language":"th","start":6500.259999999999,"end":6501.699999999999,"speakerId":2},{"text":"พอพูดเรื่องวัยเรียนตอนนี้อากรรมการบางคนอาจจะรู้จักเสียงเดลี่เนาะนครเสียนเดลี่ของ","language":"th","start":6502.469999999999,"end":6509.5599999999995,"speakerId":2},{"text":"แต่","language":"th","start":6503.41,"end":6503.75,"speakerId":3},{"text":"ข่าวที่สุภาพ","language":"th","start":6506.58,"end":6507.23,"speakerId":11},{"text":"เออแล้วครับ","language":"th","start":6508.099999999999,"end":6508.7699999999995,"speakerId":5},{"text":"หาสารคามโหมดเซียนคีรีไอเย็นเดลี่อ่ะมันเป็นแอพพลิเคชั่น","language":"th","start":6509.69,"end":6514.389999999999,"speakerId":2},{"text":"ที่เขาบอกว่า","language":"th","start":6515.25,"end":6517.03,"speakerId":2},{"text":"แอพพลิเคชั่นตัวนี้มันสาหัสโคลเวอร์เครื่องก่อนประสบพันแล้วก็กันหมดแต่จริงๆจุดบอดเลยบอดสนิทนะครับบอสเลยเขาถึงเวลาโหมด 2,000 เนี่ย 3 ารถออกไปในน้ำนมเนี่ยไม่มีสิ่งเนี้ยมันคือตัวที่เสียงไม่มี","language":"th","start":6517.759999999999,"end":6532.32,"speakerId":2},{"text":"ใครมัน 3 ารถที่จะไปปลั๊กอินกับใครก็ได้แล้วก็","language":"th","start":6533.38,"end":6538.36,"speakerId":2},{"text":"ซิสเต็มส์ของซีพีที่ใช้กับอิสราเอล","language":"th","start":6539.23,"end":6541.7,"speakerId":2},{"text":"นะฮะนะครับ","language":"th","start":6539.94,"end":6542.99,"speakerId":3},{"text":"ส่วนใหญ่ก็เน้นเรื่องการสูบน้ำไม่มีน้ำนกพูดง่ายๆเทคโนโลยีที่เอามาเขาเข้ามาใช้เงินฝากก่อนยังไม่มีเรื่องห้องน้ำโหมดกินโหมดหลายตัวนะทำนมหลายตัวนะฮะไปตลอดในไตไทยและสาวเอเชียยังไม่มี","language":"th","start":6542.5199999999995,"end":6556.839999999999,"speakerId":2},{"text":"ไม่มีผู้","language":"th","start":6551.99,"end":6552.5,"speakerId":4},{"text":"แทงไปต่างๆ","language":"th","start":6552.509999999999,"end":6553.499999999999,"speakerId":5},{"text":"เลย","language":"th","start":6553.509999999999,"end":6554.079999999999,"speakerId":1},{"text":"แล้วของเขาเข้าวัดผกผัน","language":"th","start":6557.11,"end":6559.179999999999,"speakerId":9},{"text":"ไงอ่ะครับแบบพวกเสียงกรอบ 4 ทองก็คือกอล์ฟกอล์ฟ","language":"th","start":6559.19,"end":6563.86,"speakerId":2},{"text":"ปิดจ็อบ","language":"th","start":6562.2699999999995,"end":6565.169999999999,"speakerId":2},{"text":"อ๋อ","language":"th","start":6564.48,"end":6566.259999999999,"speakerId":6},{"text":"มันขึ้นเตือนมาก็จากข้อมูลเก่าถึงว่าวันนี้มันน่าสนมันน่าจะเป็นสัตว์","language":"th","start":6565.849999999999,"end":6570.36,"speakerId":2},{"text":"บวรศักดิ์ปุ๊บเจ้าของฟาร์มก็ไปสังเกตอีกสัสแล้วก็ไปเรียกหมอหรือไม่ก็ไอ้ตัวนี้ส่งสัญญาณไปที่มพอมาผสมเสร็จเขาก็ปิดจ็อบด้วยการก็บอกว่าเออประสบไปแล้วแม้เปอร์คนนี้มันก็ศพอืม","language":"th","start":6571.38,"end":6584.43,"speakerId":2},{"text":"มัน","language":"th","start":6582.25,"end":6584.62,"speakerId":2},{"text":"ไม่ๆใช้วิธีซักชุดชั้นแล้วก็เอ่อสัก 7 แล้วก็แอ็คชั่นแล้วก็ของฟรี","language":"th","start":6584.66,"end":6591.59,"speakerId":2},{"text":"สิ่งเดียวโมต่อ","language":"th","start":6592.45,"end":6594.0199999999995,"speakerId":2},{"text":"และข้อมูลก็ถูกเก็บเข้าไป","language":"th","start":6595.83,"end":6597.1,"speakerId":2},{"text":"แล้วก็ไปคำนวณว่าเอ้ยระยะห่างของการผสมครั้งที่แล้วครั้งนี้พวกลายสับสนติดก็คือระยะ 5 ซมครั้งแรกทั้งนี้เท่าไหร่ซักฟอกกันทั้งคอแข็งแล้วครั้งนี้เท่าไหร่","language":"th","start":6598.32,"end":6607.16,"speakerId":2},{"text":"แล้วก็ม้วนเป็นจุดจุดจุด","language":"th","start":6608.7,"end":6610.07,"speakerId":1},{"text":"เพราะมีกิจกรรมอยู่แค่อย่างเดียวคือผสมบันทึกส้มบันทึกศพขอบันทึกประสบศิป","language":"th","start":6610.95,"end":6616.34,"speakerId":2},{"text":"แล้วไม่มีน้ำนม","language":"th","start":6617.3099999999995,"end":6617.94,"speakerId":2},{"text":"ถ้าเกิดว่ามีคนความรู้จากเซียน","language":"th","start":6620.639999999999,"end":6622.879999999999,"speakerId":2},{"text":"ต้อง","language":"th","start":6622.96,"end":6623.3,"speakerId":3},{"text":"เวลาพี่พวกเนี้ยเตรียมการไว้คือต้องเทียบด้วยมีคู่เทียบเบลมากกว่าใครในพื้นเนี่ยเราต้องแบบฉบับ","language":"th","start":6623.94,"end":6630.8099999999995,"speakerId":2},{"text":"มีใครบ้างนั่นหมายความว่าเราทำการบ้านมาอะโซฟิลก็เอ่อฉันว่าจริงๆเว้ยไม่ใช่มาแค่มาพูดเบาโดยที่ไม่ได้ศึกษาคนอื่นอีก","language":"th","start":6631.71,"end":6639.88,"speakerId":2},{"text":"แอร์เสียอารีแอนช่างไม้อาณัติอาปูเต็มที่รัดกุม","language":"th","start":6637.259999999999,"end":6646.389999999999,"speakerId":2},{"text":"ยังจังเลย","language":"th","start":6641.04,"end":6641.73,"speakerId":9},{"text":"แล้วสร้าง","language":"th","start":6642.5599999999995,"end":6644.469999999999,"speakerId":7},{"text":"เป็นป่ะ","language":"th","start":6647.32,"end":6647.96},{"text":"เดี๋ยวก็ข้อมูลให้ก็ได้","language":"th","start":6649.71,"end":6651.17,"speakerId":2},{"text":"กรรมการก็ดูเยอะแต่ส่วนใหญ่จะไม่ค่อยเห็นเวลาที่ส่งระดับปี หนึ่ง หรืองานประเภทถุงเนี่ยเป็นปยอมเสียไปด้วยไงแม้กระทั่งตี 4 เองก็จะไม่ค่อยยอมเขียนแบบงานที่เขาแก้ปัญหาเดียวกันมันเป็น","language":"th","start":6653.139999999999,"end":6666.16,"speakerId":2},{"text":"มันเป็นลักษณะยังไงอันนี้ถ้าเขียนตรงนี้ได้มันเป็นเชิง","language":"th","start":6667.08,"end":6671.58,"speakerId":2},{"text":"ออก","language":"th","start":6667.75,"end":6668.3,"speakerId":4},{"text":"มันเป็นเชิงวิชาการแบบเป็นตำรวจตรีพิเศษจีอ่ะพอกรรมการพนักงานให้พลเอกเยอะ","language":"th","start":6672.389999999999,"end":6679.959999999999,"speakerId":2},{"text":"เมกอัพฟอร์ดเตชทำเรื่องง่ายๆให้เป็นเรื่องบิ๊ก","language":"th","start":6680.48,"end":6685.429999999999,"speakerId":2},{"text":"เล่นธรรมดาไม่เป็นเรื่อง","language":"th","start":6686.08,"end":6687.13,"speakerId":2},{"text":"แอร์จะเอาวาล์วเทคโนโลยีเราไม่ว้าวก่อน","language":"th","start":6692.71,"end":6694.77,"speakerId":2},{"text":"เนี่ยผมว่าวบอกเราแบบ","language":"th","start":6695.49,"end":6697.57,"speakerId":2},{"text":"8 เดี๋ยวเจอแล้วส่งให้ก็ได้เนอะสารคาม","language":"th","start":6698.929999999999,"end":6702.2,"speakerId":2},{"text":"เดี๋ยวต้องไปทำเพิ่มเติมก็ซื้อไม่ได้ประสงค์ใฝมหาศาลต้องเป็นรำข้าวครับเดี๋ยวต้องไปกันหรอทัพยังติดขอบไม่มีพ่อ","language":"th","start":6704.799999999999,"end":6716.509999999999,"speakerId":2},{"text":"ทั้งนี้ยังไม่มีใ","language":"th","start":6710.62,"end":6712.17,"speakerId":7},{"text":"ใช่ไหมอ้างเด็ดขาด","language":"th","start":6718.349999999999,"end":6720.28,"speakerId":0},{"text":"แม่คือ","language":"th","start":6719.32,"end":6720.389999999999,"speakerId":7},{"text":"อนุญาตให้บอกว่าพ่อมุมของวัว","language":"th","start":6720.79,"end":6722.46,"speakerId":1},{"text":"แต่ก็ผลัดเศษตะกอน","language":"th","start":6722.469999999999,"end":6723.3099999999995,"speakerId":1},{"text":"กินประกาศไปว่าถ้าจะตาปี","language":"th","start":6724.429999999999,"end":6726.139999999999,"speakerId":1},{"text":"เกษตรกรไม่มีสำหรับรับไปดูแลเดียวบริเวณ","language":"th","start":6727.2,"end":6730.79,"speakerId":1},{"text":"ก็ต้องเอาทั้งหมดที่นี่เรื่องที่ว่าข้อมูลกลับมาปฏิบัติก็จะมีปัญหาเพราะว่าตะกี้ 10 คน","language":"th","start":6731.57,"end":6736.65,"speakerId":1},{"text":"คนอื่นในแง่ที่ว่ามันจะต้องวางไว้ในเครื่องคนอื่นใช่ไหม","language":"th","start":6738.71,"end":6742.26,"speakerId":2},{"text":"อาจจะเป็นท่านอาจจะเป็นของส 6 รณ์หรือว่าของรัฐหรือของใครก็แล้วแต่มันจะกลายเป็นว่าต้องชาร์จดาต้าไม่ได้กินเกษตรกรของแผ่นดิน","language":"th","start":6740.509999999999,"end":6750.0199999999995,"speakerId":1},{"text":"เอเตอร์ที่อยู่ของเดต้าหวั่นอาจจะไม่เป็นใครไม่อาจจะไม่สำคัญเท่ากับ 10 ในขณะที่จะเข้าเก็บว่าเขาแต่ตอนนี้คำถามมันอยู่ตรงนี้ว่าเราเพราะมันต้องมีเครื่องปราบเนี่ยใครเนี่ย","language":"th","start":6750.82,"end":6763.09,"speakerId":2},{"text":"เนี่ยไม่ต้องยุติธรรม","language":"th","start":6751.0599999999995,"end":6755.11,"speakerId":3},{"text":"บทบาทชอบถ้าไม่ชงเรื่องนี้กำลังจะพูด","language":"th","start":6756.69,"end":6766.48,"speakerId":2},{"text":"เรื่องนี้อาจารย์อยู่ดี","language":"th","start":6766.49,"end":6767.84,"speakerId":2},{"text":"ที่ผมเคยเล่าอะไรกิน","language":"th","start":6771.53,"end":6772.99,"speakerId":2},{"text":"ปกติก็เป็นดาวดู","language":"th","start":6774.5,"end":6775.76,"speakerId":2},{"text":"แบบโมลโบลให้สื่อเกษตรกรไทยเนี่ยไม่มีข้อมูล","language":"th","start":6776.5599999999995,"end":6780.0199999999995,"speakerId":2},{"text":"แต่ว่าข้อมูลที่ทุกคนเอาไปใช้คือข้อมูลของกระทรวงก่อนงงมากไม่งงนะแต่สิ่งที่พูดมาถูกต้องในเชิงปฏิบัติสิ่งที่เราเกษตรศาสตร์พยายามทำก็คือเราพยายามทำตัว","language":"th","start":6781.15,"end":6793.5599999999995,"speakerId":2},{"text":"เป็นข้าราช ศูนย์ กลางดาต้าเบสหรือเป็นเดรนเซ็นเตอร์ให้กับเกษตรกร","language":"th","start":6793.69,"end":6800.19,"speakerId":2},{"text":"เพราะว่าเรามีทรัพยากรแต่ว่าตัวครอบครัวก็คือว่าเขาไม่ได้เข้สันระหว่างเซนเตอร์กับตัวเซตก่อนเราไม่ 3 ารถมีตัวซิสเต็มอยู่ที่","language":"th","start":6800.95,"end":6811.639999999999,"speakerId":2},{"text":"เขายินดีที่ยาก","language":"th","start":6812.679999999999,"end":6814.5199999999995,"speakerId":2},{"text":"ปฏิสัมพันธ์กรอกข้อมูลทำตามและข้อมูลวิ่งมาต่อที่นี่แล้วเราใช้ความรู้ทางเทคโนโลยีในการเอามาใช้ทั้งพัฒนาเอไอพัฒนานดิบเลิร์นนิ่งพัฒนานู่นนี่นั่นแล้วก็เอาตัวนี้เอาไว้กับให้เข้าใช้งานเป็นประจำวัดไฟฝังไว้เพราะมันก็จะเป็น","language":"th","start":6815.299999999999,"end":6831.959999999999,"speakerId":2},{"text":"ว่าเขารู้สึกแฮปปี้เขาได้ประโยชน์ปุ๊บเขาก็จะออกๆข้อมูลจะวิ่งมาสนับสนุนเราก็จะมีเดชพ่อผูกส่วน หนึ่ง ก็คือการพัฒนาของเขาโอกาสทางธุรกิจเขาความยั่งยืนเค้าอีกส่วน หนึ่ง ก็คือพวกเรารุ่นน้องคุณ 3 ารถเข้าถึงซอฟต์แวร์ไอ่เพราะไอ่เบสนี่เอาพัฒนาตรงนี้ได้","language":"th","start":6832.88,"end":6851.67,"speakerId":2},{"text":"ตรงนี้แหละที่","language":"th","start":6852.57,"end":6853.889999999999,"speakerId":2},{"text":"คัดหาคนมาทำอย่าได้","language":"th","start":6854.83,"end":6857.5599999999995,"speakerId":2},{"text":"แต่ทีนี้เนี่ยก่อนซื้อ","language":"th","start":6858.95,"end":6860.32,"speakerId":2},{"text":"ถ้าสังเกตวันเนี่ยมันจะมีจุดอ่อนจุดแข็งของแต่ละสัตว์ครับของผมเนี่ยได้ทางด้านศตวรรษและไสยศาสตร์ดังนั้นธุรกิจทางด้านชีววิทยาแต่ผมไม่ 3 ารถทางด้านเทคนิคแต่ทั้งนี้มีเทคนิคแต่ก็ไม่รู้ดำน้ำศึกษาคณิตแล้วก็บอกว่าถ้าเราบูรณาการร่วมกันเนี่ยมันอาจจะเป็นซิสเต็มที่ 3 ารถตอบสนองแล้วให้เค้าใช้กติกา","language":"th","start":6860.83,"end":6880.68,"speakerId":2},{"text":"ซิสเต็มส์เนี่ยผมเคยคุยกับอาจารย์ท่าน หนึ่ง อยู่ว่าถ้ามันสำเร็จเนี่ยมันไม่ใช่เฉพาะ","language":"th","start":6881.429999999999,"end":6887.599999999999,"speakerId":2},{"text":"20,000 ล้าน","language":"th","start":6887.61,"end":6888.24,"speakerId":2},{"text":"มันแสนกว่าล้านในภูมิภาคนี้เลยเพราะแค่แปลก","language":"th","start":6889.509999999999,"end":6893.329999999999,"speakerId":2},{"text":"เป็นภาษาของเขาเท่านั้น","language":"th","start":6894.259999999999,"end":6895.789999999999,"speakerId":2},{"text":"ไม่ 3 ารถวิ่งเข้ามาแล้วเราก็กลายเป็นผับ","language":"th","start":6898.349999999999,"end":6900.44,"speakerId":2},{"text":"ที่ 3 ารถพัฒนาต่อเนื่องได้หมดเลยชัด","language":"th","start":6901.299999999999,"end":6903.8099999999995,"speakerId":2},{"text":"ขอได้ทั้งโน่นนี่ครับ","language":"th","start":6903.82,"end":6905.09,"speakerId":2},{"text":"สวัสดีต์","language":"th","start":6904.53,"end":6908.429999999999,"speakerId":3},{"text":"เพราะเรามีข้อมูล","language":"th","start":6905.299999999999,"end":6906.169999999999,"speakerId":2},{"text":"นะฮะส่วนเรื่องโปรโมชั่นเนี่ยผมการันตีไปอยู่ที่อาจารย์เลยถามว่าเราออกไปฟรีๆแล้วใช้เครดิตผมได้ไหมอ่ะส่วนใหญ่เครดิตมีอยู่แล้วทำงานมา 25 ปี 6 เราก็ขอโปรโมชั่นเขาว่าข้อมูลที่ออกมาเนี่ยส่วนตัวเขาปฏิเสธของเขาเขาจะไม่เห็นของคนอื่น","language":"th","start":6907.15,"end":6923.69,"speakerId":2},{"text":"แว้กเพราะฉะนั้นเขาก็จะได้สิทธิในการที่เราโปรว่าเป็น","language":"th","start":6924.62,"end":6928.05,"speakerId":2},{"text":"อีดิลโด้","language":"th","start":6928.0599999999995,"end":6928.879999999999,"speakerId":1},{"text":"แต่ของเราเราเห็นคนอื่นเราก็ต้องมาคุยกันว่าเราจะต้องรักษาเอดส์","language":"th","start":6929.049999999999,"end":6932.759999999999,"speakerId":2},{"text":"ที่จะไม่ทำให้เกิดความเสียหายในพรรคแต่ว่าเราจะเอาตรงนี้ไปใช้ในเรื่องของการพัฒนาสร้างเทคโนโลยีทางวิศวกรรมทางด้านสัตวศาสตร์ทางด้านเทคโนโลยีทั้งหมดเนี่ยเริ่มต้นที่คุณต้องการเช่นเทคนิคเราเตี้ยบริษัทเนี่ยมันก็ไม่ใช่ว่าเห้ยคนนี้เขาใช้เซิร์ฟเวอร์เดียวกันแต่ว่ามันมีเข้ามาก็ต้องเห็นผลครับ","language":"th","start":6933.599999999999,"end":6958.11,"speakerId":2},{"text":"เอา","language":"th","start":6938.28,"end":6939.69,"speakerId":3},{"text":"เป็นผม","language":"th","start":6959.589999999999,"end":6959.959999999999,"speakerId":4},{"text":"ถึงจะว่าถ้าเราเป็นโฮเต็ลเซ็นเตอร์","language":"th","start":6960.099999999999,"end":6962.87,"speakerId":1},{"text":"แล้วเรารับฮอร์โมนไปในป่าเรามีข้อมูล","language":"th","start":6963.7,"end":6966.46,"speakerId":1},{"text":"โดยสมองของคุณมีทำให้เรามีข้อมูลแต่งปากแบงปากแล้วเราสร้างอาจจะเป็นเอไอเคหรือระบบอะไรที่ชาติเนี่ยโดยใช้ดาต้าสำหรับเราแล้ว","language":"th","start":6967.2,"end":6978.67,"speakerId":1},{"text":"เห็นพอดี","language":"th","start":6970.32,"end":6970.8099999999995,"speakerId":9},{"text":"โทดับอัดน้องเป็นเจ้าของอยู่คนเดียวแล้วมันจะไม่ใช่ของเกษตรกรไม่ใช่ของส 6 รณ์ไม่ใช่ของ","language":"th","start":6979.58,"end":6987.82,"speakerId":1},{"text":"ไม่ใช่ไม่ใช่เกษตรกรแต่ละรายจะเป็นเจ้าของข้อมูลที่เข้ามาแชร์ที่เรา","language":"th","start":6987.45,"end":6992.76,"speakerId":2},{"text":"อันนี้อาจจะเป็น","language":"th","start":6993.099999999999,"end":6994.07,"speakerId":3},{"text":"เขามีสิทธิ์ที่จะสำเนาเขามีสิทธิ์ที่จะเอาคืนในวันที่เขาแต่เราอ่ะมีสำเนา","language":"th","start":6994.62,"end":6998.92,"speakerId":2},{"text":"ดีมาก","language":"th","start":6995.95,"end":6996.48,"speakerId":3},{"text":"แสวงเวอร์ชั่นเกิดขึ้นตอนที่แอนตี้แอคทิวิตี้เกิดขึ้นครั้งแรก","language":"th","start":7000.5599999999995,"end":7004.089999999999,"speakerId":2},{"text":"เพราะถ้าคุณไมตรีเราเขาก็คงเข้ามาเสพแบบนี้บ้างแต่ว่าตรีเม้นท์หมายความว่าเราถือเรามีส่วนร่วมในข้อมูล","language":"th","start":7004.79,"end":7012.07,"speakerId":2},{"text":"แต่ว่าเราจะพยายามเท่าไหร่เพราะเขาเขาค้นซื้อ","language":"th","start":7013,"end":7015.96,"speakerId":2},{"text":"เขาไม่ได้จากอะไรเขาใช้ประโยชน์แปลว่าเราจ่ายเขาเราไปเอาเซอร์ปาร์ตี้มาซับออกเพื่อที่จะพัฒนาให้เกือบอาร์แอนด์ดีให้อุตสา 6 รรมเพราะฉะนั้นเนี่ยเขาก็ยังมีก็เลยมีสิทธิ์ในข้อมูล","language":"th","start":7016.73,"end":7029.429999999999,"speakerId":2},{"text":"สะเพร่าเท่านั้นกับสิ่งที่เราผวาให้เขา","language":"th","start":7028.86,"end":7032.009999999999,"speakerId":2},{"text":"มีความสุข","language":"th","start":7030.67,"end":7031.2,"speakerId":6},{"text":"คนอื่นก็เช่นเดียวกันส 6 รณ์เช่นเดียวกันประเภทอื่นก็เช่นเดียวกับแต่เราเนี่ยมีสิทธิ์ทั้งหมดแต่ไม่ใช่ว่าทำอะไรก็ได้","language":"th","start":7032.62,"end":7040.28,"speakerId":2},{"text":"ทำเฉพาะอายดีเท่านั้นเราไม่มีสิทธ์เอาข้อมูลนี้ไปขายไม่มีสิทธิ์เอาไปทำ","language":"th","start":7041.44,"end":7045.5599999999995,"speakerId":2},{"text":"ธุรกิจ","language":"th","start":7046.2699999999995,"end":7046.879999999999,"speakerId":2},{"text":"เดี๋ยวอย่างเป็นทางการเนี่ยคือสมมุติว่ามันเป็นตัวหลักมันเป็นทางการแล้วเวลาที่เกษตรกรจะใช้เม็ดไม่ว่าเขาจะซื้อไปเราจะไม่เข้าก็ลองดูตรงนี้มัน","language":"th","start":7046.95,"end":7055.72,"speakerId":2},{"text":"หลายปีเลย","language":"th","start":7055.24,"end":7056.29,"speakerId":2},{"text":"มันน่าจะ","language":"th","start":7056.509999999999,"end":7056.9,"speakerId":2},{"text":"ปกติไม่ค่อยศรัทธาปีนึงแค่","language":"th","start":7057.54,"end":7059.41,"speakerId":2},{"text":"เอาแบบเราจะเอาข้อมูลเข้าไปทำอะไรบ้างเปิดเผยแบบไหนอะไรยังไงเธอสปช","language":"th","start":7059.61,"end":7064.0599999999995,"speakerId":2},{"text":"แทงขอให้มันวาว","language":"th","start":7062.13,"end":7066.74,"speakerId":3},{"text":"ตกลงทำงานใช่ไหมฮะ","language":"th","start":7064.07,"end":7066.0599999999995,"speakerId":10},{"text":"ต้องออกมาไม่มีใครใช้ก็ไม่มีข้อมูลวิ่งเข้าเหมือนกัน","language":"th","start":7068.66,"end":7071.13,"speakerId":2},{"text":"ผมทั้งวันทั้งหมด 3 รอบเพื่อเฟ้น","language":"th","start":7073.19,"end":7075.349999999999,"speakerId":2},{"text":"รอบรอบล่าสุดเปิดมา 4 ปีแล้ว","language":"th","start":7075.36,"end":7078.36,"speakerId":2},{"text":"3 รอบ","language":"th","start":7081.179999999999,"end":7081.639999999999,"speakerId":2},{"text":"ผมยิ่งเราได้ใครอยากทำมันเลยยินดีเพราะว่าทุกอย่าง","language":"th","start":7083.69,"end":7088.53,"speakerId":2},{"text":"มาเลย","language":"th","start":7086.19,"end":7087,"speakerId":10},{"text":"อีก 10 ปีเกษตร","language":"th","start":7087.75,"end":7088.54,"speakerId":9},{"text":"ไม่เข้าใจ","language":"th","start":7090.32,"end":7090.969999999999},{"text":"แล้วแต่","language":"th","start":7090.37,"end":7090.84,"speakerId":9},{"text":"10 ปีปใช่ที่","language":"th","start":7091.799999999999,"end":7093.469999999999,"speakerId":2},{"text":"อายุ 50 ใช่มะสภาฯสอบ","language":"th","start":7094.889999999999,"end":7097.4,"speakerId":2},{"text":"มีการขับหนีออกมาฟินเท่าไรครับเถ้าแก่","language":"th","start":7098.17,"end":7100.9800000000005,"speakerId":2},{"text":"อุ้ย 7 5 7","language":"th","start":7098.79,"end":7099.88,"speakerId":9},{"text":"5 7 83 84 พิมพ์","language":"th","start":7099.889999999999,"end":7102.7,"speakerId":9},{"text":"แฝก สอง รุ่นน้องให้เฟอร์ปีนึงอ๋อ","language":"th","start":7102.62,"end":7106.36,"speakerId":8},{"text":"เอาใบส","language":"th","start":7103.469999999999,"end":7104.4,"speakerId":9},{"text":"อรุณก็ลืมไป","language":"th","start":7104.61,"end":7105.91,"speakerId":4},{"text":"ไอออนนี่รู้จักเฟ้ย","language":"th","start":7107.58,"end":7108.75,"speakerId":2},{"text":"ใหม่","language":"th","start":7108.92,"end":7109.33},{"text":"หมายถึงว่างงว่าเอ๊ะ 80 อะไรแล้วอะไรรู้ติดขัดอะไรอีก","language":"th","start":7109.4,"end":7114.96,"speakerId":2},{"text":"ขบวนอยู่พูล","language":"th","start":7112.549999999999,"end":7114.69,"speakerId":11},{"text":"40","language":"th","start":7117.54,"end":7119.67,"speakerId":7},{"text":"เดี๋ยวเดี๋ยวทำหน้าที่เจมส์","language":"th","start":7120.58,"end":7122.15,"speakerId":2},{"text":"เมนูกินซึ่งก็เป็นก็อาจจะดูไม่ต้องรับเรื่องจริงใช่ไหม","language":"th","start":7123.759999999999,"end":7127.199999999999,"speakerId":2},{"text":"อีก","language":"th","start":7125.5,"end":7125.93,"speakerId":3},{"text":"กำลังเล่นดีเปิดรับเล่นอีกหนูยังได้ฟังเขา","language":"th","start":7127.83,"end":7131.12,"speakerId":9},{"text":"เอาไงครับ","language":"th","start":7128.5599999999995,"end":7129.2699999999995,"speakerId":2},{"text":"เลยนะมันมาลง","language":"th","start":7131.13,"end":7132.09,"speakerId":9},{"text":"วิชาบูรณาการของคณะเกษตร","language":"th","start":7132.099999999999,"end":7134.299999999999,"speakerId":9},{"text":"ซะแน่นมันตกไอ้พวกเนี่ยผมขึ้นปี สอง ก็มีสาว","language":"th","start":7134.3099999999995,"end":7138.36,"speakerId":2},{"text":"วิศวะไปเต็มๆเลยเสมอ","language":"th","start":7136.339999999999,"end":7139.539999999999,"speakerId":9},{"text":"พอขึ้นปี สอง ก็มีสาว","language":"th","start":7140.65,"end":7142.16,"speakerId":2},{"text":"นะฮะแล้วก็อยู่ที่","language":"th","start":7142.549999999999,"end":7145.279999999999,"speakerId":3},{"text":"ครับไม่เชื้อเขานะฮะมีตั้งแต่ปี หนึ่ง","language":"th","start":7143.509999999999,"end":7145.639999999999,"speakerId":2},{"text":"แล้วอุ้ยมีแต่มัธยมโอปฐมเมื่อเราอ่ะ","language":"th","start":7145.65,"end":7148.67,"speakerId":9},{"text":"ดีกว่านี้ค่ะ","language":"th","start":7149.04,"end":7150.96,"speakerId":4},{"text":"นี่ยัง","language":"th","start":7149.099999999999,"end":7150.579999999999,"speakerId":2},{"text":"หยกหยวนมีคนแล้วหุหุต์แล้วปิดแอร์สถานโดยเอาทั้งต้องเคลื่อนพล","language":"th","start":7151.179999999999,"end":7161.369999999999,"speakerId":2},{"text":"คือ","language":"th","start":7162.11,"end":7162.36,"speakerId":3},{"text":"บิ๊กมีคะแนนที่มเกษตร","language":"th","start":7162.37,"end":7164.349999999999,"speakerId":9},{"text":"ใช่มะแต่ว่าอื่นก็มี","language":"th","start":7164.389999999999,"end":7167.629999999999,"speakerId":7},{"text":"มีไหมครับนี่มันมีก็เด็ก","language":"th","start":7166.9,"end":7169.36,"speakerId":2},{"text":"จะได้ไปเจอสาวตามความ","language":"th","start":7169.5599999999995,"end":7170.87,"speakerId":2},{"text":"เป็นโปรโตมิน","language":"th","start":7170.88,"end":7172.91,"speakerId":2},{"text":"ฝ่ายค้านด้วยคือตรงนี้ต้องทำได้เนี่ยกับมันผมมองประโยคกว่า","language":"th","start":7175.41,"end":7182.62,"speakerId":2},{"text":"บทเราไปมาแล้วเกษตรกรอยากได้ตอนนี้เราผมดูกล่องว่าเกมนี้เก่งเนาะดูของดัชมิลล์ฯคือของอิสราเอลเบรกัสซีพีเอลีก","language":"th","start":7181.44,"end":7194.139999999999,"speakerId":2},{"text":"ทุกคนเนี่ยมีจุดอ่อนหมดเลยเพราะว่าไม่ไม่ไปยายามที่จะไปฟิวนี้ปล่อย","language":"th","start":7195.04,"end":7199.16,"speakerId":2},{"text":"แต่พยายามเอาเกษตรกร","language":"th","start":7200.3099999999995,"end":7201.459999999999,"speakerId":2},{"text":"มาฟิวตัวเอง","language":"th","start":7201.469999999999,"end":7202.199999999999,"speakerId":2},{"text":"อืม","language":"th","start":7202.42,"end":7202.92,"speakerId":8},{"text":"งั้นผิดมันผิดตั้งแต่ดีไซน์ใหม่ตั้งแต่ผมคิดแรกเลยเห้ยแต่ว่าเราสามารถที่จะเอาตัวนี้มาทำเริ่มต้นทำไมต้องสำเร็จรุ่นนี้หรอกตามรุ่นนี้เป็นคนสุดท้ายและรุ่นน้องเข้ามาเสริมแล้วก็พัฒนาไปเรื่อยๆทุกวันนึงมันก็จะกลายเป็น","language":"th","start":7203.49,"end":7218.12,"speakerId":2},{"text":"ซิสเต็มส์ที่ดีใหญ่","language":"th","start":7218.92,"end":7220.71,"speakerId":2},{"text":"วัตฟอร์ดกับพวกเรานี่แหละ","language":"th","start":7223.349999999999,"end":7224.799999999999,"speakerId":2},{"text":"เนี่ยขนาดนี้แล้ว","language":"th","start":7226.179999999999,"end":7227.849999999999,"speakerId":2},{"text":"เห้ยนี่","language":"th","start":7229.9,"end":7230.849999999999,"speakerId":7},{"text":"โอเค","language":"th","start":7230.509999999999,"end":7231.5599999999995,"speakerId":2},{"text":"ค้นหา","language":"th","start":7232.48,"end":7233.349999999999,"speakerId":3},{"text":"ได้ยิน","language":"th","start":7234.099999999999,"end":7234.329999999999,"speakerId":2},{"text":"หลายคนเลย","language":"th","start":7234.429999999999,"end":7234.969999999999,"speakerId":2},{"text":"พรรค","language":"th","start":7234.96,"end":7235.69,"speakerId":3},{"text":"นะฮะ","language":"th","start":7235.98,"end":7236.709999999999,"speakerId":1},{"text":"อย่างงี้","language":"th","start":7236.78,"end":7238.719999999999,"speakerId":6},{"text":"ก็ก็เชื่อเชื่อไม่ได้","language":"th","start":7238.67,"end":7241.54,"speakerId":0},{"text":"เป็นห่วง","language":"th","start":7241.549999999999,"end":7242.129999999999,"speakerId":7},{"text":"หน้าแรก","language":"th","start":7241.589999999999,"end":7242.15,"speakerId":8},{"text":"ประกาศครับผมจะถามว่า","language":"th","start":7242.9,"end":7245.46,"speakerId":1},{"text":"แต่ถ้าเบส 4 สายไหมผมต้องไปถามใคร","language":"th","start":7246.54,"end":7248.23,"speakerId":1},{"text":"นี่ไงก็ได้มาเปลี่ยนก็","language":"th","start":7248.66,"end":7251.07,"speakerId":2},{"text":"คือถ้าถ้าเป็นสไตล์","language":"th","start":7252.009999999999,"end":7252.969999999999,"speakerId":2},{"text":"พวกนี้มันไม่ไม่ไม่ไม่ว่าบานปลาย","language":"th","start":7252.98,"end":7255.29,"speakerId":2},{"text":"มีผู้ซีเรีย","language":"th","start":7254.25,"end":7255.95,"speakerId":7},{"text":"แกบอกว่าเราควรจะมันจะกินแต่ผักแคบเลย","language":"th","start":7256.42,"end":7259.16,"speakerId":1},{"text":"เพราะว่าที่เด็กยักษ์ออกตกเหนือส 6 รณ์ 300 กว่ารายเราจะ","language":"th","start":7260.3099999999995,"end":7264.429999999999,"speakerId":1},{"text":"คือฮือ","language":"th","start":7260.5,"end":7264.11,"speakerId":3},{"text":"สกิลแต่ละส 6 รณ์ส 6 รณ์หรือว่าจะดวงเป็นระบบเดียวให้ส 6 รณ์เข้าผิว","language":"th","start":7265.03,"end":7270.92,"speakerId":1},{"text":"เอาอีกแล้วฟาร์มดีกว่า","language":"th","start":7265.86,"end":7267.389999999999,"speakerId":2},{"text":"ที่เกี่ยวกับเลือกระบบนี้มัน","language":"th","start":7271.719999999999,"end":7272.849999999999,"speakerId":1},{"text":"สกว","language":"th","start":7271.75,"end":7274.09,"speakerId":1},{"text":"สเกลได้ไม่มี","language":"th","start":7272.86,"end":7273.83,"speakerId":2},{"text":"สเกลเอาได้","language":"th","start":7273.87,"end":7274.94,"speakerId":5},{"text":"แต่ก็เพราะดีปริมาณพี่ๆลองคาดการณ์","language":"th","start":7276.349999999999,"end":7279.98,"speakerId":2},{"text":"ยังไง","language":"th","start":7277.7,"end":7278.12,"speakerId":6},{"text":"ดูกันต่อ","language":"th","start":7279.99,"end":7280.41,"speakerId":2},{"text":"ข้าง 20,000 ปลาย","language":"th","start":7280.42,"end":7281.61,"speakerId":2},{"text":"คือมันไม่ได้ไม่ได้ทั้งหมดประเทศทั้งหมดดูแบบ","language":"th","start":7281.94,"end":7285.57,"speakerId":2},{"text":"ตีฆ้องแบบ 20,000 รายเนี่ยเซตแรกถ้าเราตั้งป้ายว่า s 10% ก็คือ สอง คืนบ่าย สอง มาหลายก็ขึ้นอยู่ 2,000 รายนั้นเล็ก","language":"th","start":7282.719999999999,"end":7293.5599999999995,"speakerId":2},{"text":"ใหญ่เท่าใดมันก็ได้จำนวนมากพอตัวที่จะทดสอบระบบทดสอบระบบชุดแรกได้ดีปุ๊บเนี่ยมันก็เหมือนกับไก่มันก็จะกระจายบุ๋ม","language":"th","start":7293.7,"end":7304.67,"speakerId":2},{"text":"สอบคุณ","language":"th","start":7297.04,"end":7298.2699999999995,"speakerId":8},{"text":"คืออา","language":"th","start":7300.75,"end":7304.83,"speakerId":3},{"text":"แล้วทุกคนก็จะมาทำเอง","language":"th","start":7305.42,"end":7306.9400000000005,"speakerId":2},{"text":"มาใช้เพราะว่าความท้าทายมันอยู่ที่เราคุยกันกับความท้าทายตอนปฏิบัติงานจริงคือการตอบสนองแบบเดียวเท่าแล้วก็การดีไซน์ตัวอะไรอะค่อยมา","language":"th","start":7307.639999999999,"end":7317.599999999999,"speakerId":2},{"text":"กับ","language":"th","start":7311.08,"end":7311.43},{"text":"เทคโนโลยี","language":"th","start":7311.98,"end":7313.87,"speakerId":3},{"text":"พอเบื่อ","language":"th","start":7317.21,"end":7317.62,"speakerId":5},{"text":"ข้อมูลที่ไปโชว์เขาให้ดาต้าดาต้าพรีเซนเทชั่น","language":"th","start":7318.33,"end":7321.68,"speakerId":2},{"text":"ว่าให้เขาเข้าใจง่ายและ 3 ารถใช้ประโยชน์ได้โดย","language":"th","start":7322.29,"end":7325.18,"speakerId":2},{"text":"เต็มที่มันต้องปิดจ๊อบ","language":"th","start":7324.87,"end":7326.29,"speakerId":2},{"text":"เนี่ย","language":"th","start":7325.219999999999,"end":7326.5199999999995,"speakerId":3},{"text":"กำหนด","language":"th","start":7327.4,"end":7327.83,"speakerId":2},{"text":"มีมีหลายส่วนอยู่พอสมควรแล้วมันอาจจะต้องมีดีไซน์ให้เป็นเป็นเรื่องๆไปเรื่องผสมพันธุ์เรื่องน้ำนมน้ำนมอยู่ สอง จุดนะฮะจุดที่ฟาร์มก็คือรายตัวนะฮะแล้วก็จุดที่ส 6 รณ์เป็น","language":"th","start":7328.65,"end":7342.339999999999,"speakerId":2},{"text":"ลาย","language":"th","start":7342.349999999999,"end":7342.5199999999995,"speakerId":2},{"text":"จุดแต่จุดที่ส 6 รณ์เนี่ยมันก็คือรวมทุกตัวในฟาร์มได้เหมือนกันเนี่ยแต่ว่าที่ฟาร์มเนี่ยมันจะมีปริมาณอย่างเดียวเพราะว่าความไม่มีคอนวิเคราะห์ผลการวิเคราะห์นมก็จะอยู่ที่ส 6 รณ์คำถามคือเราจะเอาข้อมูลทั้ง สอง แหล่งเนี่ยแหละเชื่อมโยง","language":"th","start":7342.53,"end":7359.16,"speakerId":2},{"text":"คนที่ฝากไว้","language":"th","start":7359.33,"end":7359.94,"speakerId":1},{"text":"ผลการวิเคราะห์น้ำรถไม่ติดคุณภาพ","language":"th","start":7361.759999999999,"end":7363.349999999999,"speakerId":5},{"text":"ของคุณภาพไม่โหมดเปิดไขมันโปรตีนสมาชิกเส้น","language":"th","start":7363.36,"end":7366.17,"speakerId":2},{"text":"อาร์ต","language":"th","start":7364.0599999999995,"end":7364.61,"speakerId":8},{"text":"นู่นนี่นั่น","language":"th","start":7366.179999999999,"end":7366.829999999999,"speakerId":0},{"text":"พอเราดีไซน์ตรงนี้ได้ปุ๊บเนี่ยมันจะมันจะเป็นได้เดิมอีกเลยมันเจอเข้าใจอะไรมันจะมีชีวิตของมันเองเพียงแต่เราไปไปปรับแต่ง","language":"th","start":7367.179999999999,"end":7375.209999999999,"speakerId":2},{"text":"ระยะเวลาทดสอบจนเห็นผลดีขึ้นประมาณ","language":"th","start":7376.589999999999,"end":7378.469999999999,"speakerId":5},{"text":"ปีนึงไม่ถึงพอ","language":"th","start":7378.48,"end":7379.75,"speakerId":2},{"text":"คิดถึงคุณปู่แล้วผมไม่ได้บอกไม่มี","language":"th","start":7379.089999999999,"end":7383.159999999999,"speakerId":10},{"text":"ผมมีข้อมูล","language":"th","start":7380.679999999999,"end":7381.32,"speakerId":2},{"text":"อยู่","language":"th","start":7381.33,"end":7381.78,"speakerId":2},{"text":"ที่คุณบอกไม่มีข้อมูลเนี่ยไม่มีข้อมูลแออัด 3","language":"th","start":7383.94,"end":7386.9,"speakerId":2},{"text":"แต่ที่ผมแต่ผมเนี่ยผมมีข้อมูล","language":"th","start":7388.07,"end":7390.48,"speakerId":2},{"text":"บางฟาร์มบางสระคที่จะเอามาทดสอบ","language":"th","start":7391.4,"end":7394.5199999999995,"speakerId":2},{"text":"บต์คือข้อมูล","language":"th","start":7392.88,"end":7397.55,"speakerId":3},{"text":"แล้วก็กระซิบครับลมแรงตัวใช้หลายตัวหลายฟาร์มของส 6 รณ์ก็มี","language":"th","start":7395.45,"end":7402.09,"speakerId":2},{"text":"น้ำนมรายได้คุณภาพน้ำนม","language":"th","start":7401.45,"end":7404.72,"speakerId":2},{"text":"แบบข้อมูล","language":"th","start":7407,"end":7407.79,"speakerId":9},{"text":"ส 6 รณ์เป็นห่วงค่ะ","language":"th","start":7407.799999999999,"end":7408.919999999999,"speakerId":9},{"text":"แอร์ลง","language":"th","start":7409.19,"end":7409.94,"speakerId":8},{"text":"จะไม่ได้เป็น","language":"th","start":7410.049999999999,"end":7410.669999999999,"speakerId":9},{"text":"ตำรวจระดับรอง","language":"th","start":7410.679999999999,"end":7411.599999999999,"speakerId":9},{"text":"ลองจินตนาการที่สุดผมว่าประสบความสำเร็จปุ๊บเนี่ยเราว่าเราได้เกษตรกรเป็นเพลงเราได้สาท","language":"th","start":7410.839999999999,"end":7416.589999999999,"speakerId":2},{"text":"กรเป็น หนึ่ง","language":"th","start":7416.599999999999,"end":7417.37,"speakerId":2},{"text":"กระจายทุกภูมิภาคนั้นคือข้อมูลที่เราสามารถใช้ประโยชน์ในเรื่องกำหนดนโยบายเพียงแต่","language":"th","start":7418.07,"end":7423.28,"speakerId":2},{"text":"แต่ตอนนี้ถามว่ามันไม่มีคนถามว่าซะกรมปศุสัตว์ผมว่าสำนักงานเศรษฐกิจใช้ข้อมูล","language":"th","start":7424.08,"end":7429.16,"speakerId":2},{"text":"ทำไมดีแทคมันแคบ","language":"th","start":7431.46,"end":7433.21,"speakerId":2},{"text":"แทบไม่","language":"th","start":7431.469999999999,"end":7431.839999999999,"speakerId":0},{"text":"อินเวนขึ้นมา","language":"th","start":7434.04,"end":7434.73,"speakerId":2},{"text":"แล้วมันก็คิดถามว่าไม่ให้ที่สุดต้องฝากหุ้นพวกคุณนั่นแหละผมพูดหลายรุ่นละ","language":"th","start":7435.639999999999,"end":7441.799999999999,"speakerId":2},{"text":"ห้องฉันเทคนิคนิดนึงเป็นความของปีพวกไวฟายส่วนใหญ่ส่วนใหญ่ส่วนใหญ่มีเพราะว่าค่าใช้จ่ายไวไฟต่อเดือนถูก","language":"th","start":7442.88,"end":7452.76,"speakerId":2},{"text":"มือถือ","language":"th","start":7449.45,"end":7450.639999999999,"speakerId":3},{"text":"คิดดูดี หนึ่ง ฟาร์มเนี่ยรายได้มันเยอะนะเพราะงั้นสมาชิกทุกคนใช้ไอโฟนหรือไอแพด","language":"th","start":7453.92,"end":7460.14,"speakerId":2},{"text":"คิดว่าเขาจะไม่มีไวไฟ","language":"th","start":7460.7699999999995,"end":7462.179999999999,"speakerId":2},{"text":"ทุกบ้านมีไว้ฝากสัญญาณเข้าที่ 3 จุดผม","language":"th","start":7463.549999999999,"end":7467.639999999999,"speakerId":2},{"text":"มีก็","language":"th","start":7464.61,"end":7465.44,"speakerId":2},{"text":"จุด","language":"th","start":7467.339999999999,"end":7468.0599999999995,"speakerId":2},{"text":"เกษตรกรเลี้ยงโคนม","language":"th","start":7469.41,"end":7470.44,"speakerId":2},{"text":"หนีบไอโฟนใหม่ใช้ซัมซุงแอนดรอยด์แอนดรอยด์ใส่สาย สอง ประมาณ","language":"th","start":7470.45,"end":7477.179999999999,"speakerId":2},{"text":"ขอบคุณเบญจาทั้งฝั่งอะชิบาลูมี","language":"th","start":7472.4,"end":7475.95,"speakerId":9},{"text":"10 คนขึ้นดอย","language":"th","start":7475.96,"end":7478.81,"speakerId":2},{"text":"46","language":"th","start":7477.19,"end":7477.74,"speakerId":2},{"text":"ฮะเพราะซูเปอร์โปรแกรมฝึกขืนปล่อยตอนที่","language":"th","start":7478.82,"end":7481.929999999999,"speakerId":2},{"text":"เที่ยง","language":"th","start":7481.94,"end":7482.379999999999,"speakerId":7},{"text":"ตอนนี้ทำชุดก่อนก็มีปัญหา","language":"th","start":7483.299999999999,"end":7484.799999999999,"speakerId":2},{"text":"เรื่องจะแอนดรอยด์หรือไอโฟน","language":"th","start":7484.8099999999995,"end":7486.7,"speakerId":2},{"text":"ได้โฟร์คอฟฟี่ต้อง","language":"th","start":7486.19,"end":7487.639999999999,"speakerId":9},{"text":"ซื้อใช่ป่ะ","language":"th","start":7487.65,"end":7488.339999999999,"speakerId":9},{"text":"อืม","language":"th","start":7488.299999999999,"end":7488.839999999999,"speakerId":7},{"text":"ผู้สื่อ","language":"th","start":7489.139999999999,"end":7489.5599999999995,"speakerId":3},{"text":"ระบบเว็บเลยแกจะคือเพราะเราไม่ได้ใช้ฟีเจอร์อะไรพิเศษของ","language":"th","start":7489.7,"end":7494.87,"speakerId":2},{"text":"เป็นเว็บเลยแบบไม่สู่ชื่อเพราะ","language":"th","start":7489.94,"end":7493.4,"speakerId":0},{"text":"ผบเมธีๆออ","language":"th","start":7494.88,"end":7496.77,"speakerId":2},{"text":"อ่า","language":"th","start":7497.3099999999995,"end":7498.12,"speakerId":3},{"text":"เสร็จปุ๊บฟีเจอร์พิเศษนี้ไปติดอยู่ที่ทั้งที","language":"th","start":7497.69,"end":7499.78,"speakerId":2},{"text":"อาจารย์ปู่ปวดหลัง","language":"th","start":7499.48,"end":7501.24,"speakerId":10},{"text":"เนี่ยอยากได้แบบนี้คือเรามีเรามีอาจารย์นั้นเพราะเดี๋ยวนี้มีซูเปอร์เบ้อเร่อมีเทคโนโลยีไวไฟแล้วมีข่าวอะไรอย่างเดียวที่จะใส่","language":"th","start":7501.799999999999,"end":7514.249999999999,"speakerId":2},{"text":"แต่ข้อมูลสะสมพรุ่งนี้มันไม่ใช่เหรอปีนะ","language":"th","start":7516.099999999999,"end":7518.7699999999995,"speakerId":2},{"text":"มันเกิดขึ้นกว่า","language":"th","start":7518.78,"end":7519.87,"speakerId":10},{"text":"เพราะว่าข้อมูลเนี่ยมันเป็นกลายเป็นปิกเบต้าสำหรับปศุสัตว์ได้","language":"th","start":7521.12,"end":7524.71,"speakerId":2},{"text":"เราต้องรอให้มันพบ","language":"th","start":7525.88,"end":7526.78,"speakerId":5},{"text":"ไซเคิลของการให้นมอ่ะครับผมไม่จำเป็น","language":"th","start":7526.79,"end":7529.48,"speakerId":5},{"text":"มัลติเพลเราไม่จำเป็นเพราะว่าเราต้องการทดสอบระบบพอมันครบไซเคิลปุ๊บจริงเราถึงจะเห็นภาพว่าเราต้องปรับปรุง","language":"th","start":7530.509999999999,"end":7536.179999999999,"speakerId":2},{"text":"ธนูอยากดูผีกะดูว่าระยะการที่หนูมันมีกราฟยังไงก็ต้องรอค่ะแต่ว่าถ้าเรารู้ว่าระบบตัวเองใช้ไม่ได้ก็ไม่ต้องสืบร่อน","language":"th","start":7536.88,"end":7546.26,"speakerId":9},{"text":"3 5 ปีที่แล้วที่ผมบอกว่าเปล่าอะ 5 ปีนั้นไม่มีอยู่วิดีโอมิว","language":"th","start":7546.139999999999,"end":7550.419999999999,"speakerId":2},{"text":"ไม่มีน้ำนมหลายตัว","language":"th","start":7551.11,"end":7552.28,"speakerId":2},{"text":"ฮือเราก็เก็บไว้นาน","language":"th","start":7552.29,"end":7554.09,"speakerId":8},{"text":"มีแค่นมลายฝัง","language":"th","start":7552.889999999999,"end":7554.259999999999,"speakerId":2},{"text":"มีขนมหลายฟาร์มจากเกษตรกรจากส 6 รณ์วิ่งเข้ามาแล้วตัวว่ายกลับไป","language":"th","start":7555.5,"end":7560.58,"speakerId":2},{"text":"แต่ถ้าเกิดว่าลองจินตนาการว่าถ้าเรามีน้ำนมหลายตัว","language":"th","start":7561.19,"end":7563.73,"speakerId":2},{"text":"ข้อมูลจะเพิ่มขึ้นไม่ใช่ดับเบิ้ลก็ควรด้วยจะมาเอ็นโวรีบไปฟัง","language":"th","start":7564.5199999999995,"end":7569.66,"speakerId":2},{"text":"ไม่ว่าเรามันก็จะกลายเป็นขบวนที่ล้ำสมัยใหญ่ในนิ่งขึ้นนิ่งไม่นิ่งมันอยู่ที่ผลของการจัดการไม่ได้หยุดอยู่กับข้อมูลวิ่งเข้าเกาะข้อมูลวิ่งเข้ามาใช้เป็นตัวตั้งต้นบอกว่าสเตตัสมันเป็นยังไงแล้วตรงไหนควรจะต้องแอบ","language":"th","start":7570.509999999999,"end":7584.699999999999,"speakerId":2},{"text":"กล่าว","language":"th","start":7573.83,"end":7574.2,"speakerId":4},{"text":"เขาเป็นตัวตั้งต้น","language":"th","start":7579.36,"end":7580.929999999999,"speakerId":2},{"text":"จัด","language":"th","start":7584.71,"end":7585.08,"speakerId":2},{"text":"แล้วเดี๋ยวปีถัดไปมันก็จะค่อนข้างนิ่ง","language":"th","start":7585.599999999999,"end":7588.289999999999,"speakerId":2},{"text":"เรื่องงบประมาณผมไม่กังวลหรอกผมกังวลเรื่องคนทำ","language":"th","start":7590.37,"end":7593.44,"speakerId":2},{"text":"เพราะว่าผมไม่เสนอไว้หลายหน่วยงานหลายหน่วยงานที่จีทีสปอร์ตแต่ว่า 4 องค์ยังขาดหาใหม่ได้","language":"th","start":7594.25,"end":7600.41,"speakerId":2},{"text":"คนที่เข้าใจเราก่อนเลยเนอะคนทำพอมีคนเข้าใจแล้วก็ทำ","language":"th","start":7601.46,"end":7606.01,"speakerId":2},{"text":"สวัสดีค่ะนัทเข้าใจอันดับแรกคือข้อมูลของเกษตรกร","language":"th","start":7604.549999999999,"end":7615.919999999999,"speakerId":3},{"text":"ถ้าเกิดเข้าถึงพัฒนา","language":"th","start":7609.44,"end":7610.61,"speakerId":2},{"text":"เป็นอะไรตอบแทน","language":"th","start":7611.96,"end":7614.17,"speakerId":9},{"text":"ทำไมผมย้ำเรื่องนี้เพราะว่า 4 5 ปีที่แล้วผมเฟลเนี่ยคือข้อมูล","language":"th","start":7617.19,"end":7622.61,"speakerId":2},{"text":"ถูก","language":"th","start":7623.3099999999995,"end":7623.589999999999,"speakerId":4},{"text":"เข้าใจผิดคิดว่าปิงปองของดรอปเปอร์","language":"th","start":7624.42,"end":7627.04,"speakerId":2},{"text":"เสร็จแล้วเนี่ยปไปปรับเซิฟเวอร์ปรับอะไรเนี่ยข้อมูลหาย","language":"th","start":7627.799999999999,"end":7632.949999999999,"speakerId":2},{"text":"พอใส่ต้นเดือนหน้า","language":"th","start":7628.759999999999,"end":7632.789999999999,"speakerId":3},{"text":"ขอข้อมูลหายไม่มีการสำรองผมไม่คิดว่าจะต้องสำรองไว้ให้ใคร","language":"th","start":7634.45,"end":7637.7,"speakerId":2},{"text":"ข้อมูลเนี่ยเกษตรกรเอาไปค้ำธกส","language":"th","start":7639.03,"end":7642.36,"speakerId":2},{"text":"กูมาหลายแสนบาท","language":"th","start":7644.0599999999995,"end":7645.2699999999995,"speakerId":2},{"text":"คิดดูว่าตระกูลเกษตรกร","language":"th","start":7646.98,"end":7648.709999999999,"speakerId":2},{"text":"คุณไม่มีหลักฐานในการค้ำเงินกู้","language":"th","start":7649.74,"end":7653.04,"speakerId":2},{"text":"คือเราไปเปลี่ยนพฤติกรรมการบันทึกข้อมูลเขาอาจจะกลับและเป็นเพื่อนมาถึง","language":"th","start":7653.67,"end":7658.66,"speakerId":9},{"text":"เขาไม่จบแล้วอ่ะ","language":"th","start":7656.8099999999995,"end":7657.62,"speakerId":2},{"text":"เอาไว้ใจเราเขาเก็บข้อมูลร้อยเปอร์เซ็นต์ในซิสเต็มเดี๋ยวเค้าไม่จบหรือปกติเค้าจบเอาสิ่งที่โจทย์ไปค่ะ","language":"th","start":7658.599999999999,"end":7664.639999999999,"speakerId":2},{"text":"เราไปบอกเขาอันนี้เค้าก็ติดเขาชอบเขาชื่นชมเขาเลิกเนี่ยตอนเราควรจะต้องสำรองตั้งแต่แรกไม่อวดหรอกก็เปลี่ยนเซิร์ฟเวอร์ย้ายเซิร์ฟเวอร์ข้อมูลหายผู้อื่นไม่ได้","language":"th","start":7665.29,"end":7676.9,"speakerId":2},{"text":"โอ้โหผมไม่มาช้าดีก็ไม่กล้าด่า","language":"th","start":7677.679999999999,"end":7680.889999999999,"speakerId":2},{"text":"ก่อนหน้า","language":"th","start":7683.03,"end":7684.69,"speakerId":7},{"text":"นะชีวิตมันคือด่าไม่ด่าไม่สำคัญแล้วสำคัญคือว่าชีวิตของเขาผูกไว้กับโหมดคู่","language":"th","start":7685.42,"end":7690.54,"speakerId":2},{"text":"สวัสดีครับเชื่อใจปัญหา","language":"th","start":7686.98,"end":7692.3099999999995,"speakerId":3},{"text":"ความคิดถึงมันมันมันมัน","language":"th","start":7691.32,"end":7694.67,"speakerId":2},{"text":"แบบความมั่นใจ","language":"th","start":7693.429999999999,"end":7694.419999999999,"speakerId":1},{"text":"มันก็น่าจะแล้วแต่เขาก็พูดดีว่า","language":"th","start":7694.679999999999,"end":7696.95,"speakerId":2},{"text":"ถ้าไม่ใช่อัตราการเลิกอืม","language":"th","start":7698.3099999999995,"end":7700.28,"speakerId":2},{"text":"ก็เนี่ยอันนี้เล่า","language":"th","start":7703.29,"end":7704.32,"speakerId":2},{"text":"เคสแต่อาการจริงรึเปล่าว่าเราทำไมถึงต้อง","language":"th","start":7704.33,"end":7707.73,"speakerId":2},{"text":"คุยผมเปิดโอกาสให้ทุกคนแต่ว่าเราก็คงจะต้องคุยกัน","language":"th","start":7708.42,"end":7712.65,"speakerId":2},{"text":"ให้เข้าใจว่า","language":"th","start":7713.4,"end":7714.21,"speakerId":2},{"text":"น้ำยาหรือว่าสิ่งที่เราควรจะต้องรับผิดชอบ","language":"th","start":7715.23,"end":7717.5599999999995,"speakerId":2},{"text":"อ๋อประมาณพัฒนาเทคโนโลยีหรือว่าเรื่องอะไรแบบบิสิเนสหรือว่าอะไรอย่างเดียวไปหน้าเพราะไม่งั้นแล้วถ้าเราเป็นเขา","language":"th","start":7718.58,"end":7726.5599999999995,"speakerId":2},{"text":"เราก็ไม่ไหวต้องใช้เวลาเพราะฉะนั้นเราทำเทคโนโลยีเนี่ยเราเราต้องแค่","language":"th","start":7727.32,"end":7732.23,"speakerId":2},{"text":"กดที่เข้าร่วมกับเรา","language":"th","start":7732.24,"end":7733.4,"speakerId":2},{"text":"ต่อให้เค้าเป็นใคร","language":"th","start":7734.349999999999,"end":7735.099999999999,"speakerId":2},{"text":"ไม่งั้นกูจะไปทำไมเนี่ยเกษตรกรรายย่อยถูกไม่ต้องคิดตัวว่าจะช่วยเด็กรายย่อยเขาอยากให้เขาอยู่ได้แล้วทำไมเราไปช่วยเขาให้อยู่ได้","language":"th","start":7737.33,"end":7744.91,"speakerId":2},{"text":"ประธาน","language":"th","start":7747.45,"end":7747.73,"speakerId":8},{"text":"อุ้ยเริ่มเครียดแล้วเงียบเหงา","language":"th","start":7749.75,"end":7751.3,"speakerId":2},{"text":"เย็นนี้จริงๆ","language":"th","start":7751.42,"end":7752.36,"speakerId":7},{"text":"หึหึ","language":"th","start":7752.95,"end":7754.32,"speakerId":3},{"text":"เราฝากด้วยเอาให้ชนะมีอะไรให้สปอร์ตดี","language":"th","start":7754.2699999999995,"end":7757.62,"speakerId":2},{"text":"ให้มันส์ต้องเธอเขาหน่อย","language":"th","start":7758.929999999999,"end":7760.82,"speakerId":2},{"text":"เพราะฉันคือที่นี่ยินดี","language":"th","start":7762.7699999999995,"end":7766.62,"speakerId":3},{"text":"ช่วยกันปุ้ยใช่ไหมภาคเหนือ","language":"th","start":7763.04,"end":7766.2,"speakerId":10},{"text":"เอฟซี","language":"th","start":7766.73,"end":7767.16,"speakerId":2},{"text":"ต้องขอขอบคุณจนปกรณ์ณร้านเอส","language":"th","start":7768.379999999999,"end":7771.849999999999,"speakerId":2},{"text":"แล้วก็เอาไปเปลี่ยนนึกถึง","language":"th","start":7774.009999999999,"end":7775.989999999999,"speakerId":2},{"text":"ประตูในการทำนะสมจริงไปอีก","language":"th","start":7776.65,"end":7778.42,"speakerId":2},{"text":"อ่ะ","language":"th","start":7778.429999999999,"end":7779.639999999999,"speakerId":6},{"text":"ครับพวกเราดูแล","language":"th","start":7780.19,"end":7781.379999999999,"speakerId":2},{"text":"นี่ปกติคลิกจริงๆคือทำอะไรคะกรี๊ดดดคอม","language":"th","start":7780.19,"end":7789.24,"speakerId":4},{"text":"ตอนหลังบ้านได้ด้วย","language":"th","start":7782.25,"end":7783.81,"speakerId":9},{"text":"ยุติธรรมว่าป้าตอนนี้คือโดยปกติเขาทำทุกใน","language":"th","start":7788.58,"end":7792.33,"speakerId":2},{"text":"เปลือกทำผัว","language":"th","start":7792.339999999999,"end":7793.289999999999,"speakerId":2},{"text":"จนแต่ว่าเดี๋ยวนี้ก็ก็มาสไตล์นี้หลายอย่างเหมือนกันเคยทำกันน้อยคน หนึ่ง ด้วยก็มีพวกที่เข้าใจที่จะถอน","language":"th","start":7793.299999999999,"end":7800.509999999999,"speakerId":2},{"text":"ผิดหมด","language":"th","start":7798.299999999999,"end":7799.419999999999,"speakerId":4},{"text":"อาจารย์ซะก่อนอยากเจอฟี่เนี่ย","language":"th","start":7804.45,"end":7806.08,"speakerId":9},{"text":"ใครนั่งอ","language":"th","start":7806.99,"end":7808.15,"speakerId":1},{"text":"แต่ก่อนอยากเซลฟี่เขาบอก","language":"th","start":7807.629999999999,"end":7809.239999999999,"speakerId":9},{"text":"ยังใส่เข้าไปแล้วด้วยนะ","language":"th","start":7809.04,"end":7811.09,"speakerId":10},{"text":"เค้าชอบเซลฟีจะเป็น","language":"th","start":7811.379999999999,"end":7813.929999999999,"speakerId":3},{"text":"พอเซลฟี่ตั้งค่าแตะต่อกลุ่มกันเดี๋ยวไปอีก","language":"th","start":7812.3099999999995,"end":7816.83,"speakerId":2},{"text":"ผมต้องมันแค่ได้ไปยืนไหมอ่ะ","language":"th","start":7816.21,"end":7819.18,"speakerId":9},{"text":"เนี่ย","language":"th","start":7818.57,"end":7819.33,"speakerId":7},{"text":"อ๋อ","language":"th","start":7820.23,"end":7820.929999999999,"speakerId":10},{"text":"เนี่ยคุณก็คือแบบลงตัวมาก","language":"th","start":7820.549999999999,"end":7824.499999999999,"speakerId":3},{"text":"เป็นเหตุซ่าไปออก","language":"th","start":7823.839999999999,"end":7825.539999999999,"speakerId":8},{"text":"ผมอยู่ใน","language":"th","start":7825.29,"end":7825.91,"speakerId":1},{"text":"โอ๊ยแม่ดอก","language":"th","start":7825.58,"end":7826.83,"speakerId":2},{"text":"เบตึก","language":"th","start":7826.839999999999,"end":7829.94,"speakerId":3},{"text":"นี่เรายาวนะเอ้ย","language":"th","start":7830.91,"end":7832.96,"speakerId":7},{"text":"อ๋อไม่เอาไม่เอาใช่มั้ย","language":"th","start":7834.639999999999,"end":7835.889999999999,"speakerId":2},{"text":"เป็นปปช","language":"th","start":7837.11,"end":7837.8099999999995,"speakerId":4},{"text":"อืมเดี๋ยวส่งให้เนี่ยอธิบาย","language":"th","start":7840.15,"end":7842.66,"speakerId":2},{"text":"อุทธรณ์","language":"th","start":7850.33,"end":7850.7699999999995},{"text":"ไปจ่ายเงินไหน","language":"th","start":7852.04,"end":7852.94,"speakerId":2},{"text":"คงไม่ยอมเค้าบอกว่าเดี๋ยวค่อยมาจัดการได้","language":"th","start":7853.74,"end":7856.36,"speakerId":9},{"text":"ในใจกับทางวัด","language":"th","start":7853.96,"end":7854.95,"speakerId":1},{"text":"อ๋อคือกินเสร็จแล้วก็","language":"th","start":7856.48,"end":7858.07,"speakerId":10},{"text":"จะมี","language":"th","start":7858.08,"end":7859.29,"speakerId":7},{"text":"เอ่อ","language":"th","start":7860.33,"end":7861.35,"speakerId":10},{"text":"ผมเรียนมา","language":"th","start":7862.0199999999995,"end":7862.5199999999995,"speakerId":2},{"text":"ปั๊บ","language":"th","start":7862.53,"end":7863.16,"speakerId":5},{"text":"มันก็แบบนี้","language":"th","start":7864.33,"end":7865.28,"speakerId":3},{"text":"การเจ็บหน้าตาครับที่ที่เกษตรกรเขามีปัญหาที่แบบบันทึกเคยทำแบบเรารำบากเกษตรกรในปีนี้ประมาณไหนบ้าง","language":"th","start":7865.799999999999,"end":7874.529999999999,"speakerId":5},{"text":"คือโดยทั่วไปเกษตรกรจะเก็บแบบสะเปะสะปะในกระดาษคนที่เก็บดีเก็บไว้บุ๊คแต่พอเราเทคโนโลยีไปให้ปุ๊บเนี่ยเทคโนโลยีมันมันก็ว้าวอ่ะเนอะเราก็เลยเลิก 10 มาเก็บเงินเทคโนโลยีอีกทีนี้เนี่ยตัวที่เราจะต้องมั่นใจคือมันจะต้องไม่มีวันศุกร์","language":"th","start":7875.129999999999,"end":7892.759999999999,"speakerId":2},{"text":"เพราะเรารู้อยู่แล้วครับ","language":"th","start":7893.679999999999,"end":7895.169999999999,"speakerId":0},{"text":"ผมไม่ใช่นักเตะที่ผมรู้ต้องทำไงเช่นสำเนาไว้ในไอเทมนอนได้ทุกระยะอะไรเนี่ยหรือสำรองไว้ในมิลเลอร์อะไรเงี้ยยังไงอันนั้นคือที่ไว้","language":"th","start":7894.639999999999,"end":7905.759999999999,"speakerId":2},{"text":"อื่นไม่มีปัญหาเลยแม้ว่าการที่เกษตรกรเขาเก็บต้องเก็บดราม่าปัญหาเข้าที่เออเค้าไม่ได้ใช้","language":"th","start":7906.58,"end":7915.96,"speakerId":5},{"text":"วันนี้","language":"th","start":7916.099999999999,"end":7916.299999999999,"speakerId":7},{"text":"ที่แบบมันตั้งค่าให้กับเขามันสมาน 6","language":"th","start":7917.379999999999,"end":7919.369999999999,"speakerId":5},{"text":"คือเขาเขาเก็บในตามาก็ไม่มีความ 3 ารถในการคำนวณ","language":"th","start":7919.2,"end":7923.0599999999995,"speakerId":2},{"text":"อย่างเช่นเก็บวันเกิดมา 18","language":"th","start":7924.129999999999,"end":7926.119999999999,"speakerId":2},{"text":"ประสบชัยไม่งั้นถ้าเกิดว่าเก็บในระบบปุ๊บเนี่ย","language":"th","start":7927.24,"end":7929.66,"speakerId":2},{"text":"แหม่","language":"th","start":7927.71,"end":7927.94,"speakerId":1},{"text":"สิ่งที่เราทำง๊ายง่ายที่สุดคือการคำนวณแบบเช่นสำนวนอายุณวันนี้แล้วก็จัดกลุ่มว่าเอ้ยอายุต่ำกว่า สอง ปีตัวใหม่พร้าวเนาะไฟฟ้ามีอยู่ 50","language":"th","start":7930.2699999999995,"end":7940.639999999999,"speakerId":2},{"text":"สอง ปีอีกตัว สอง ถึง 3 ปีตัว 3 4 ปีตัว","language":"th","start":7941.46,"end":7944.75,"speakerId":2},{"text":"4 5 ปีตัว","language":"th","start":7944.759999999999,"end":7945.879999999999,"speakerId":2},{"text":"นักเตะชนิด หนึ่ง คือตัวรีดนมมาแล้ว สอง เดือนคือตัวอะไรอย่างเงี้ยเราก็ 3 ารถที่จะคิว","language":"th","start":7945.96,"end":7951.11,"speakerId":2},{"text":"เปลี่ยนอะไรพวกนี้","language":"th","start":7951.12,"end":7951.72,"speakerId":1},{"text":"ราคานี้กระบวนนะครับแต่เนี่ยซื้อสิทธิ","language":"th","start":7952.46,"end":7954.95,"speakerId":2},{"text":"เข้าจนได้","language":"th","start":7954.96,"end":7955.63,"speakerId":10},{"text":"อันนึงก็คือเขาไม่มีความรู้อันที่ สอง คือเขาไม่มีเวลาครับอันที่ 3 คือเราไม่รู้ทำกันทำไมแต่ถ้าโพรวายให้เค้าจะรู้เลยว่าจะใช้ประโยชน์","language":"th","start":7956.48,"end":7964.299999999999,"speakerId":2},{"text":"หรืออย่างน้อยก็ได้คุย","language":"th","start":7965.3099999999995,"end":7966.44,"speakerId":2},{"text":"แล้วก็ถึง","language":"th","start":7965.4,"end":7966.07,"speakerId":10},{"text":"ลำบากเขาก็จะยอมเก็บเพราะเขารู้ว่าข้อมูลใบอนุญาต","language":"th","start":7967.16,"end":7969.93,"speakerId":5},{"text":"ไม่ลำบากเลยก็กินแค่วันที่","language":"th","start":7969.62,"end":7971.75,"speakerId":2},{"text":"มันเป็นหัวข้อมูลน้ำนม","language":"th","start":7972.259999999999,"end":7973.619999999999,"speakerId":5},{"text":"น้ำนมก็คือภาพมีเซ็นเซอร์ตัวนี้พระเจ้าตากรุนแรงเนี่ยฮะใช่ก็ถึงบอกว่าถ้าวันนี้ชมที่บอกอาจารย์อยากมาคุยคือ","language":"th","start":7973.719999999999,"end":7982.709999999999,"speakerId":2},{"text":"เดินส่ง","language":"th","start":7975.48,"end":7976.48,"speakerId":10},{"text":"ก็ต้องทำให้ไม่ลำบาก","language":"th","start":7977.509999999999,"end":7978.619999999999,"speakerId":10},{"text":"ถ้าคุณแก้ปัญหาตรงนี้ได้ปุ๊บเนี่ยมันโหเหมือนยกภูเขาหิมาลัยออกไปเลยนะคือ","language":"th","start":7983.66,"end":7988.76,"speakerId":2},{"text":"กลัวทุกตัวมีข้อมูลน้ำนมวิ่งเข้าระบบแล้วเรา 3 ารถทำระบบที่จะเชื่อมโยงนมจากวัวทุกตัวออกมาแล้วมัน 3 ารถรีเทิร์นกลับไปให้เขาอีกอะแหมแค่แปะป้ายจะใช้ตัวนำจ่ายเงินมากองบริหารการศึกษาอยู่เวลาจากนี้","language":"th","start":7990.11,"end":8007.53,"speakerId":2},{"text":"ต์มีแค่ สอง","language":"th","start":8003.57,"end":8005.94,"speakerId":6},{"text":"ส 6 รณ์เสียดายนะมัน 3 ารถเอื้อเพิ่มโอกาส","language":"th","start":8005.95,"end":8011.66,"speakerId":2},{"text":"ครับ","language":"th","start":8008.67,"end":8009.38,"speakerId":5},{"text":"ภูธรจและสรุปว่ามันต้องปลอบเผด็จการบั้นปลาย","language":"th","start":8010.44,"end":8014,"speakerId":8},{"text":"ในการใช้ประโยชน์เขาเยอะไปส่อง","language":"th","start":8012.54,"end":8014.33,"speakerId":2},{"text":"หรือว่าเจ้าหน้าที่ของตน","language":"th","start":8014.009999999999,"end":8014.94,"speakerId":8},{"text":"5 ปี 5","language":"th","start":8014.339999999999,"end":8014.829999999999,"speakerId":2},{"text":"อันนั้นมันอะไรกันคิวสคูล","language":"th","start":8015.96,"end":8017.46,"speakerId":10},{"text":"ไม่ใช่เขาฝ่ายเดียวภาษาก่อนก็ได้อุตสา 6 รรมก็ได้รัฐบาลก็ได้เราเองซ่อนไว้ก็ได้เพราะว่าข้อมูลไปวิ่งปเอก","language":"th","start":8016.0599999999995,"end":8024.549999999999,"speakerId":2},{"text":"ทำข่าวแล้ว","language":"th","start":8019.07,"end":8020.17,"speakerId":4},{"text":"ต้องติดตลอดว่าอัน","language":"th","start":8021.04,"end":8022.01,"speakerId":9},{"text":"เนี้ย","language":"th","start":8022.049999999999,"end":8022.889999999999,"speakerId":8},{"text":"กลัวก็อย่าทำเป็น","language":"th","start":8023.5599999999995,"end":8024.759999999999},{"text":"เนี่ยสดผ่านเออแล้วจะช่วยเข้ามาบ้างครับแล้วก็","language":"th","start":8025.21,"end":8031.09,"speakerId":2},{"text":"ทำได้","language":"th","start":8029.24,"end":8031.69,"speakerId":2},{"text":"ยังปลอด","language":"th","start":8036,"end":8036.97,"speakerId":8},{"text":"เป็นกำลังใจครับ","language":"th","start":8036.98,"end":8038.169999999999,"speakerId":9},{"text":"แล้วมีคำถามถามอาจารย์สืบให้ละเอียดอีกทีก็ได้เดี๋ยวจะพาไปอ่ะ","language":"th","start":8037.219999999999,"end":8040.789999999999,"speakerId":2},{"text":"เอออยากไปอยากไปทำไม่ได้","language":"th","start":8040.65,"end":8042.82,"speakerId":9},{"text":"เล็งปั้นก็เศร้าผมก็จะทำให้เสร็จเออเฮ้ยถ้าจะนะเนี่ยเดี๋ยวถ้ากินสเปค","language":"th","start":8042.94,"end":8050.57,"speakerId":2},{"text":"อ่าไม่ฝันภูเก็ตแล้วพาไปเที่ยว","language":"th","start":8044.37,"end":8046.4,"speakerId":9},{"text":"ขึ้นแล้วไปเที่ยว","language":"th","start":8047.03,"end":8047.94,"speakerId":4},{"text":"เห้ยถูกใจมี","language":"th","start":8050.61,"end":8051.679999999999,"speakerId":11},{"text":"เออนี่ไงนี่ไงเดี๋ยวให้กินเปล่าๆก็มี","language":"th","start":8051.0599999999995,"end":8055.99,"speakerId":10},{"text":"ใครไม่กินเนื้อป่ะ","language":"th","start":8051.69,"end":8052.83,"speakerId":9},{"text":"เส้นเย็นๆเสียเงินกินทั้งวันใช่ไหมคะ","language":"th","start":8054.549999999999,"end":8057.5599999999995,"speakerId":9},{"text":"ใครมีกินนี่ตัดออก","language":"th","start":8058.19,"end":8059.87,"speakerId":2},{"text":"แรกๆเนี่ยแสดงว่าเกษตรไปอ่ะไม่ไปอุดหนุนเราแต่มีรุ่นพี่ว่าตัวเองอะจบไปแล้วก็มากินอีกนะแต่พี่ไม่แน่ใจว่าเขาเป็นวิศวะคอมหรือเปล่า","language":"th","start":8058.7,"end":8068.98,"speakerId":9},{"text":"รุ่นพี่เข้าไป","language":"th","start":8062.429999999999,"end":8063.299999999999,"speakerId":2},{"text":"ปิด","language":"th","start":8065.41,"end":8065.79,"speakerId":7},{"text":"ทุกวัน","language":"th","start":8065.799999999999,"end":8066.65,"speakerId":2},{"text":"ถ้าพิเศษ","language":"th","start":8068.75,"end":8069.3,"speakerId":1},{"text":"อืม","language":"th","start":8069.96,"end":8070.93,"speakerId":3},{"text":"ปฏิเสธ","language":"th","start":8071.41,"end":8071.79,"speakerId":3},{"text":"มีเนื้อควายนะจ๊ะ","language":"th","start":8072.58,"end":8073.72,"speakerId":9},{"text":"หรือสนใจว่า","language":"th","start":8073.759999999999,"end":8074.44,"speakerId":9},{"text":"เดี๋ยวคอยดูนะพี่ไม่เคยเรืองรอง","language":"th","start":8076.2,"end":8079.9,"speakerId":9},{"text":"อย่างงี้เหรอ","language":"th","start":8077.179999999999,"end":8077.799999999999,"speakerId":7},{"text":"ไปฝุ่นฝุ่น","language":"th","start":8079.129999999999,"end":8080.659999999999,"speakerId":2},{"text":"ให้คุณนะคะกับการจุดนี้หลับตากินนี่บอกได้ไหมว่าแบบใด","language":"th","start":8081.49,"end":8084.94,"speakerId":2},{"text":"ก็ยังกลัวคตัสกัน","language":"th","start":8084.65,"end":8086.799999999999,"speakerId":8},{"text":"ไปลองไปลองแน่นอน","language":"th","start":8086.799999999999,"end":8087.709999999999,"speakerId":2},{"text":"ให้ลองเอาชนะเดี๋ยวจะพาไปกิน","language":"th","start":8088.32,"end":8090.32,"speakerId":2},{"text":"ไม่เอาไปเลี้ยงผู้ให้ครบ 10 ลบกองทุน","language":"th","start":8090.49,"end":8095.71,"speakerId":9},{"text":"เอ่อ","language":"th","start":8092.15,"end":8092.78,"speakerId":8},{"text":"เอ่อเจ้าของพุฒเจอรุ่นเดียว","language":"th","start":8094.08,"end":8097.07,"speakerId":2},{"text":"ของเพจซื้อ","language":"th","start":8097.08,"end":8098.13,"speakerId":0},{"text":"ที่นี่ไม่มี","language":"th","start":8097.889999999999,"end":8099.079999999999,"speakerId":4},{"text":"ไอ้คนดังเมื่อกี้ไงกับเชฟอ่ะ","language":"th","start":8098.879999999999,"end":8100.949999999999,"speakerId":9},{"text":"อะไรก็ทำการเช็คท็อปเชฟออฟ","language":"th","start":8100.4,"end":8102.53,"speakerId":2},{"text":"ไม่เอาไม่ได้เอาไม่","language":"th","start":8104.259999999999,"end":8104.98,"speakerId":2},{"text":"ได้กราบไหว้ด้วยอะไรของคุณก่อศักดิ์","language":"th","start":8104.99,"end":8107.2699999999995,"speakerId":2},{"text":"ซื้อเธอ","language":"th","start":8107.61,"end":8110.139999999999,"speakerId":3},{"text":"แฟลช","language":"th","start":8110.86,"end":8112.57,"speakerId":8},{"text":"ขับรถชนเคลื่อนที่ประจาน","language":"th","start":8112.46,"end":8114,"speakerId":9},{"text":"แต่","language":"th","start":8113.2699999999995,"end":8114.799999999999,"speakerId":3},{"text":"ขอบคุณมากเอ่ยนามของเรา","language":"th","start":8114.19,"end":8116.57,"speakerId":8},{"text":"ขุนทองกลางทางคุณแม่แซ่บ","language":"th","start":8114.94,"end":8116.929999999999,"speakerId":1},{"text":"ไว้ตรงนี้แหละ","language":"th","start":8117.599999999999,"end":8118.23,"speakerId":9},{"text":"เนอะ","language":"th","start":8118.24,"end":8119.8099999999995,"speakerId":3},{"text":"อ่ะอาบเสร็จแล้ว","language":"th","start":8118.5199999999995,"end":8119.57,"speakerId":2},{"text":"มั้งครับผม","language":"th","start":8119.58,"end":8121.37,"speakerId":8}],"speakerNames":[null,null,null,null,null,null,null,null,null,null,null,null]},"audioOneDriveItem":{"driveId":"b!N-weXRqh60CKHAeRDGu10HSfTsHRazlHrFfCHM6uPF0ugjyNGk59Q4AGbQQOaWdw","itemId":"01BZIQ6QXSNARKJNAGDZA2L3K2WJDZCJAR"}}}</storedTranscription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hw2G4xNM0/4VsF4C9QRs4x3EbA==">AMUW2mW9ILqphXt5xOCRZdI1gOi5Pu5SB0b22bheNjW4YEQvG6xbb5Zt0f4JG8RA33sJdH9cAlqVG196YUDr/DejWC3IU5q1+e+RqEGh+Z6EpL6BA1wwyW3Wl4pneQS59G1DGpx9c7sd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d3c822e-4e1a-437d-8006-6d040e696770" xsi:nil="true"/>
  </documentManagement>
</p:propertie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491DF30A20844E9E74BA09EA18E676" ma:contentTypeVersion="6" ma:contentTypeDescription="Create a new document." ma:contentTypeScope="" ma:versionID="78d9620cb040cabf6acc0b8529481578">
  <xsd:schema xmlns:xsd="http://www.w3.org/2001/XMLSchema" xmlns:xs="http://www.w3.org/2001/XMLSchema" xmlns:p="http://schemas.microsoft.com/office/2006/metadata/properties" xmlns:ns3="8d3c822e-4e1a-437d-8006-6d040e696770" xmlns:ns4="c14e9f74-6bd1-4739-ac57-c21cceae3c5d" targetNamespace="http://schemas.microsoft.com/office/2006/metadata/properties" ma:root="true" ma:fieldsID="1e0c7bca46ceaeac51d184cfdd968fd4" ns3:_="" ns4:_="">
    <xsd:import namespace="8d3c822e-4e1a-437d-8006-6d040e696770"/>
    <xsd:import namespace="c14e9f74-6bd1-4739-ac57-c21cceae3c5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3c822e-4e1a-437d-8006-6d040e6967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4e9f74-6bd1-4739-ac57-c21cceae3c5d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86677E-C5DC-4AE9-B582-34307AEDBE34}">
  <ds:schemaRefs>
    <ds:schemaRef ds:uri="http://schemas.microsoft.com/office/transcription/2022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89C7E482-4178-4658-9F73-38A9418F1ED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6DC49D2-A6C5-4848-9EC5-1C8396A5662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57CF3FF-3BAE-4915-A74F-4F9A1D6297CD}">
  <ds:schemaRefs>
    <ds:schemaRef ds:uri="http://purl.org/dc/dcmitype/"/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www.w3.org/XML/1998/namespace"/>
    <ds:schemaRef ds:uri="http://purl.org/dc/terms/"/>
    <ds:schemaRef ds:uri="8d3c822e-4e1a-437d-8006-6d040e696770"/>
    <ds:schemaRef ds:uri="http://schemas.microsoft.com/office/infopath/2007/PartnerControls"/>
    <ds:schemaRef ds:uri="http://schemas.openxmlformats.org/package/2006/metadata/core-properties"/>
    <ds:schemaRef ds:uri="c14e9f74-6bd1-4739-ac57-c21cceae3c5d"/>
  </ds:schemaRefs>
</ds:datastoreItem>
</file>

<file path=customXml/itemProps6.xml><?xml version="1.0" encoding="utf-8"?>
<ds:datastoreItem xmlns:ds="http://schemas.openxmlformats.org/officeDocument/2006/customXml" ds:itemID="{A5BB38E1-FD09-400E-A4DA-739245E672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3c822e-4e1a-437d-8006-6d040e696770"/>
    <ds:schemaRef ds:uri="c14e9f74-6bd1-4739-ac57-c21cceae3c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2210</Words>
  <Characters>12598</Characters>
  <Application>Microsoft Office Word</Application>
  <DocSecurity>0</DocSecurity>
  <Lines>104</Lines>
  <Paragraphs>29</Paragraphs>
  <ScaleCrop>false</ScaleCrop>
  <Company/>
  <LinksUpToDate>false</LinksUpToDate>
  <CharactersWithSpaces>14779</CharactersWithSpaces>
  <SharedDoc>false</SharedDoc>
  <HLinks>
    <vt:vector size="24" baseType="variant">
      <vt:variant>
        <vt:i4>4063358</vt:i4>
      </vt:variant>
      <vt:variant>
        <vt:i4>6</vt:i4>
      </vt:variant>
      <vt:variant>
        <vt:i4>0</vt:i4>
      </vt:variant>
      <vt:variant>
        <vt:i4>5</vt:i4>
      </vt:variant>
      <vt:variant>
        <vt:lpwstr>https://www.thairath.co.th/business/217396?fbclid=IwAR3AIQffbGdyB0Cru4lZQBkTdj</vt:lpwstr>
      </vt:variant>
      <vt:variant>
        <vt:lpwstr/>
      </vt:variant>
      <vt:variant>
        <vt:i4>5832720</vt:i4>
      </vt:variant>
      <vt:variant>
        <vt:i4>3</vt:i4>
      </vt:variant>
      <vt:variant>
        <vt:i4>0</vt:i4>
      </vt:variant>
      <vt:variant>
        <vt:i4>5</vt:i4>
      </vt:variant>
      <vt:variant>
        <vt:lpwstr>https://www.prachachat.net/marketing/news1063237?fbclid=IwAR1lGsRf7BY2AU8</vt:lpwstr>
      </vt:variant>
      <vt:variant>
        <vt:lpwstr/>
      </vt:variant>
      <vt:variant>
        <vt:i4>3211354</vt:i4>
      </vt:variant>
      <vt:variant>
        <vt:i4>0</vt:i4>
      </vt:variant>
      <vt:variant>
        <vt:i4>0</vt:i4>
      </vt:variant>
      <vt:variant>
        <vt:i4>5</vt:i4>
      </vt:variant>
      <vt:variant>
        <vt:lpwstr>mailto:fengchj@ku.ac.th</vt:lpwstr>
      </vt:variant>
      <vt:variant>
        <vt:lpwstr/>
      </vt:variant>
      <vt:variant>
        <vt:i4>327694</vt:i4>
      </vt:variant>
      <vt:variant>
        <vt:i4>0</vt:i4>
      </vt:variant>
      <vt:variant>
        <vt:i4>0</vt:i4>
      </vt:variant>
      <vt:variant>
        <vt:i4>5</vt:i4>
      </vt:variant>
      <vt:variant>
        <vt:lpwstr>https://steam4i.nia.or.th/camp/detail/32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aoto</dc:creator>
  <cp:keywords/>
  <cp:lastModifiedBy>Pongsapuck EAKCHAY</cp:lastModifiedBy>
  <cp:revision>2</cp:revision>
  <dcterms:created xsi:type="dcterms:W3CDTF">2023-05-19T09:34:00Z</dcterms:created>
  <dcterms:modified xsi:type="dcterms:W3CDTF">2023-05-19T09:34:00Z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0x0101000F491DF30A20844E9E74BA09EA18E676</vt:lpwstr>
  </property>
</Properties>
</file>